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A2D22E" w14:textId="77777777" w:rsidR="00287400" w:rsidRDefault="00287400" w:rsidP="00E8113F">
      <w:pPr>
        <w:jc w:val="center"/>
        <w:rPr>
          <w:ins w:id="0" w:author="Gavin Abrigo" w:date="2025-09-29T22:11:00Z" w16du:dateUtc="2025-09-30T05:11:00Z"/>
          <w:sz w:val="44"/>
          <w:szCs w:val="44"/>
        </w:rPr>
      </w:pPr>
    </w:p>
    <w:p w14:paraId="52BDBC58" w14:textId="5CAF7831" w:rsidR="00E8113F" w:rsidRPr="00115715" w:rsidRDefault="00E8113F" w:rsidP="00E8113F">
      <w:pPr>
        <w:jc w:val="center"/>
        <w:rPr>
          <w:sz w:val="44"/>
          <w:szCs w:val="44"/>
        </w:rPr>
      </w:pPr>
      <w:r w:rsidRPr="00115715">
        <w:rPr>
          <w:sz w:val="44"/>
          <w:szCs w:val="44"/>
        </w:rPr>
        <w:t xml:space="preserve">Lab 3: </w:t>
      </w:r>
      <w:r w:rsidRPr="00E8113F">
        <w:rPr>
          <w:sz w:val="44"/>
          <w:szCs w:val="44"/>
        </w:rPr>
        <w:t xml:space="preserve">Image </w:t>
      </w:r>
      <w:r w:rsidRPr="00115715">
        <w:rPr>
          <w:sz w:val="44"/>
          <w:szCs w:val="44"/>
        </w:rPr>
        <w:t>Processing</w:t>
      </w:r>
    </w:p>
    <w:p w14:paraId="28B734DD" w14:textId="1C321081" w:rsidR="00E8113F" w:rsidRDefault="00E8113F" w:rsidP="00E8113F">
      <w:pPr>
        <w:jc w:val="center"/>
      </w:pPr>
      <w:r w:rsidRPr="00E8113F">
        <w:rPr>
          <w:rFonts w:hint="eastAsia"/>
        </w:rPr>
        <w:t xml:space="preserve">Name:  </w:t>
      </w:r>
      <w:r w:rsidR="00A7089D">
        <w:t>Gavin Abrigo</w:t>
      </w:r>
      <w:r w:rsidRPr="00E8113F">
        <w:rPr>
          <w:rFonts w:hint="eastAsia"/>
        </w:rPr>
        <w:t xml:space="preserve">         Student ID:</w:t>
      </w:r>
      <w:r>
        <w:rPr>
          <w:rFonts w:hint="eastAsia"/>
        </w:rPr>
        <w:t xml:space="preserve"> </w:t>
      </w:r>
      <w:r w:rsidR="00A7089D">
        <w:t>205260732</w:t>
      </w:r>
    </w:p>
    <w:p w14:paraId="155D29CA" w14:textId="77777777" w:rsidR="003D34E6" w:rsidRPr="003D34E6" w:rsidRDefault="003D34E6" w:rsidP="003D34E6">
      <w:pPr>
        <w:rPr>
          <w:rFonts w:ascii=".AppleSystemUIFont" w:hAnsi=".AppleSystemUIFont"/>
          <w:b/>
          <w:bCs/>
          <w:color w:val="EE0000"/>
          <w:sz w:val="21"/>
          <w:szCs w:val="21"/>
        </w:rPr>
      </w:pPr>
    </w:p>
    <w:p w14:paraId="4E753B7A" w14:textId="2EA257B1" w:rsidR="00E8113F" w:rsidRPr="00E8113F" w:rsidRDefault="00E8113F" w:rsidP="00E8113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Histogram equalization</w:t>
      </w:r>
    </w:p>
    <w:p w14:paraId="73244CC9" w14:textId="4B23BAB3" w:rsidR="00AB7F20" w:rsidRDefault="00E8113F" w:rsidP="00287400">
      <w:pPr>
        <w:pStyle w:val="ListParagraph"/>
        <w:rPr>
          <w:sz w:val="28"/>
          <w:szCs w:val="28"/>
        </w:rPr>
      </w:pPr>
      <w:r w:rsidRPr="00E8113F">
        <w:rPr>
          <w:sz w:val="28"/>
          <w:szCs w:val="28"/>
        </w:rPr>
        <w:t>Compute and visualize histogram and cumulative distance function</w:t>
      </w:r>
      <w:r w:rsidR="00060834">
        <w:rPr>
          <w:sz w:val="28"/>
          <w:szCs w:val="28"/>
        </w:rPr>
        <w:t xml:space="preserve"> </w:t>
      </w:r>
      <w:r w:rsidRPr="00E8113F">
        <w:rPr>
          <w:sz w:val="28"/>
          <w:szCs w:val="28"/>
        </w:rPr>
        <w:t>(CDF) of an input gray-scale image</w:t>
      </w:r>
      <w:ins w:id="1" w:author="Gavin Abrigo" w:date="2025-09-29T18:37:00Z" w16du:dateUtc="2025-09-30T01:37:00Z">
        <w:r w:rsidR="00AB7F20">
          <w:rPr>
            <w:sz w:val="28"/>
            <w:szCs w:val="28"/>
          </w:rPr>
          <w:t xml:space="preserve">  </w:t>
        </w:r>
      </w:ins>
    </w:p>
    <w:p w14:paraId="1F47A043" w14:textId="77777777" w:rsidR="00287400" w:rsidRDefault="00287400" w:rsidP="00287400">
      <w:pPr>
        <w:pStyle w:val="ListParagraph"/>
        <w:rPr>
          <w:sz w:val="28"/>
          <w:szCs w:val="28"/>
        </w:rPr>
      </w:pPr>
    </w:p>
    <w:p w14:paraId="2415480A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># Useful code snippet:</w:t>
      </w:r>
    </w:p>
    <w:p w14:paraId="5F79684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 xml:space="preserve"># </w:t>
      </w:r>
      <w:proofErr w:type="gramStart"/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>read</w:t>
      </w:r>
      <w:proofErr w:type="gramEnd"/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 xml:space="preserve"> an image as gray-scale image</w:t>
      </w:r>
    </w:p>
    <w:p w14:paraId="4FA2FC15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C678DD"/>
          <w:sz w:val="18"/>
          <w:szCs w:val="18"/>
        </w:rPr>
        <w:t>import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cv2 </w:t>
      </w:r>
    </w:p>
    <w:p w14:paraId="3AAD8E9E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C678DD"/>
          <w:sz w:val="18"/>
          <w:szCs w:val="18"/>
        </w:rPr>
        <w:t>import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numpy </w:t>
      </w:r>
      <w:r w:rsidRPr="00EC086D">
        <w:rPr>
          <w:rFonts w:ascii="Fira Code" w:hAnsi="Fira Code" w:cs="Fira Code"/>
          <w:color w:val="C678DD"/>
          <w:sz w:val="18"/>
          <w:szCs w:val="18"/>
        </w:rPr>
        <w:t>as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np  </w:t>
      </w:r>
    </w:p>
    <w:p w14:paraId="2F4506D6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C678DD"/>
          <w:sz w:val="18"/>
          <w:szCs w:val="18"/>
        </w:rPr>
        <w:t>import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matplotlib.pyplot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r w:rsidRPr="00EC086D">
        <w:rPr>
          <w:rFonts w:ascii="Fira Code" w:hAnsi="Fira Code" w:cs="Fira Code"/>
          <w:color w:val="C678DD"/>
          <w:sz w:val="18"/>
          <w:szCs w:val="18"/>
        </w:rPr>
        <w:t>as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plt</w:t>
      </w:r>
    </w:p>
    <w:p w14:paraId="06240581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img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cv2.imread(</w:t>
      </w:r>
      <w:r w:rsidRPr="00EC086D">
        <w:rPr>
          <w:rFonts w:ascii="Fira Code" w:hAnsi="Fira Code" w:cs="Fira Code"/>
          <w:color w:val="98C379"/>
          <w:sz w:val="18"/>
          <w:szCs w:val="18"/>
        </w:rPr>
        <w:t>'./bay.png'</w:t>
      </w:r>
      <w:r w:rsidRPr="00EC086D">
        <w:rPr>
          <w:rFonts w:ascii="Fira Code" w:hAnsi="Fira Code" w:cs="Fira Code"/>
          <w:color w:val="ABB2BF"/>
          <w:sz w:val="18"/>
          <w:szCs w:val="18"/>
        </w:rPr>
        <w:t>, cv2.IMREAD_GRAYSCALE)</w:t>
      </w:r>
    </w:p>
    <w:p w14:paraId="2EF3DD76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C678DD"/>
          <w:sz w:val="18"/>
          <w:szCs w:val="18"/>
        </w:rPr>
        <w:t>if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img </w:t>
      </w:r>
      <w:r w:rsidRPr="00EC086D">
        <w:rPr>
          <w:rFonts w:ascii="Fira Code" w:hAnsi="Fira Code" w:cs="Fira Code"/>
          <w:color w:val="C678DD"/>
          <w:sz w:val="18"/>
          <w:szCs w:val="18"/>
        </w:rPr>
        <w:t>is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r w:rsidRPr="00EC086D">
        <w:rPr>
          <w:rFonts w:ascii="Fira Code" w:hAnsi="Fira Code" w:cs="Fira Code"/>
          <w:color w:val="D19A66"/>
          <w:sz w:val="18"/>
          <w:szCs w:val="18"/>
        </w:rPr>
        <w:t>None</w:t>
      </w:r>
      <w:r w:rsidRPr="00EC086D">
        <w:rPr>
          <w:rFonts w:ascii="Fira Code" w:hAnsi="Fira Code" w:cs="Fira Code"/>
          <w:color w:val="ABB2BF"/>
          <w:sz w:val="18"/>
          <w:szCs w:val="18"/>
        </w:rPr>
        <w:t>:</w:t>
      </w:r>
    </w:p>
    <w:p w14:paraId="5C83C92A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    </w:t>
      </w:r>
      <w:r w:rsidRPr="00EC086D">
        <w:rPr>
          <w:rFonts w:ascii="Fira Code" w:hAnsi="Fira Code" w:cs="Fira Code"/>
          <w:color w:val="C678DD"/>
          <w:sz w:val="18"/>
          <w:szCs w:val="18"/>
        </w:rPr>
        <w:t>raise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56B6C2"/>
          <w:sz w:val="18"/>
          <w:szCs w:val="18"/>
        </w:rPr>
        <w:t>FileNotFoundError</w:t>
      </w:r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End"/>
      <w:r w:rsidRPr="00EC086D">
        <w:rPr>
          <w:rFonts w:ascii="Fira Code" w:hAnsi="Fira Code" w:cs="Fira Code"/>
          <w:color w:val="98C379"/>
          <w:sz w:val="18"/>
          <w:szCs w:val="18"/>
        </w:rPr>
        <w:t>'Could not load ./bay.png'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46C92D2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2ED6AD74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># compute image histogram</w:t>
      </w:r>
    </w:p>
    <w:p w14:paraId="7CC90504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hist, bins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np.histogram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img.flatten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(), </w:t>
      </w:r>
      <w:r w:rsidRPr="00EC086D">
        <w:rPr>
          <w:rFonts w:ascii="Fira Code" w:hAnsi="Fira Code" w:cs="Fira Code"/>
          <w:color w:val="D19A66"/>
          <w:sz w:val="18"/>
          <w:szCs w:val="18"/>
        </w:rPr>
        <w:t>256</w:t>
      </w:r>
      <w:r w:rsidRPr="00EC086D">
        <w:rPr>
          <w:rFonts w:ascii="Fira Code" w:hAnsi="Fira Code" w:cs="Fira Code"/>
          <w:color w:val="ABB2BF"/>
          <w:sz w:val="18"/>
          <w:szCs w:val="18"/>
        </w:rPr>
        <w:t>, [</w:t>
      </w:r>
      <w:r w:rsidRPr="00EC086D">
        <w:rPr>
          <w:rFonts w:ascii="Fira Code" w:hAnsi="Fira Code" w:cs="Fira Code"/>
          <w:color w:val="D19A66"/>
          <w:sz w:val="18"/>
          <w:szCs w:val="18"/>
        </w:rPr>
        <w:t>0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256</w:t>
      </w:r>
      <w:r w:rsidRPr="00EC086D">
        <w:rPr>
          <w:rFonts w:ascii="Fira Code" w:hAnsi="Fira Code" w:cs="Fira Code"/>
          <w:color w:val="ABB2BF"/>
          <w:sz w:val="18"/>
          <w:szCs w:val="18"/>
        </w:rPr>
        <w:t>])</w:t>
      </w:r>
    </w:p>
    <w:p w14:paraId="46D26E67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11E23A51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plt.figure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D19A66"/>
          <w:sz w:val="18"/>
          <w:szCs w:val="18"/>
        </w:rPr>
        <w:t>figsize</w:t>
      </w:r>
      <w:proofErr w:type="gramStart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End"/>
      <w:r w:rsidRPr="00EC086D">
        <w:rPr>
          <w:rFonts w:ascii="Fira Code" w:hAnsi="Fira Code" w:cs="Fira Code"/>
          <w:color w:val="D19A66"/>
          <w:sz w:val="18"/>
          <w:szCs w:val="18"/>
        </w:rPr>
        <w:t>10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4</w:t>
      </w:r>
      <w:r w:rsidRPr="00EC086D">
        <w:rPr>
          <w:rFonts w:ascii="Fira Code" w:hAnsi="Fira Code" w:cs="Fira Code"/>
          <w:color w:val="ABB2BF"/>
          <w:sz w:val="18"/>
          <w:szCs w:val="18"/>
        </w:rPr>
        <w:t>))</w:t>
      </w:r>
    </w:p>
    <w:p w14:paraId="2EE3E12F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>plt.bar(</w:t>
      </w:r>
      <w:proofErr w:type="gramStart"/>
      <w:r w:rsidRPr="00EC086D">
        <w:rPr>
          <w:rFonts w:ascii="Fira Code" w:hAnsi="Fira Code" w:cs="Fira Code"/>
          <w:color w:val="56B6C2"/>
          <w:sz w:val="18"/>
          <w:szCs w:val="18"/>
        </w:rPr>
        <w:t>range</w:t>
      </w:r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End"/>
      <w:r w:rsidRPr="00EC086D">
        <w:rPr>
          <w:rFonts w:ascii="Fira Code" w:hAnsi="Fira Code" w:cs="Fira Code"/>
          <w:color w:val="D19A66"/>
          <w:sz w:val="18"/>
          <w:szCs w:val="18"/>
        </w:rPr>
        <w:t>256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), hist, </w:t>
      </w:r>
      <w:r w:rsidRPr="00EC086D">
        <w:rPr>
          <w:rFonts w:ascii="Fira Code" w:hAnsi="Fira Code" w:cs="Fira Code"/>
          <w:color w:val="D19A66"/>
          <w:sz w:val="18"/>
          <w:szCs w:val="18"/>
        </w:rPr>
        <w:t>width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D19A66"/>
          <w:sz w:val="18"/>
          <w:szCs w:val="18"/>
        </w:rPr>
        <w:t>1.0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color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98C379"/>
          <w:sz w:val="18"/>
          <w:szCs w:val="18"/>
        </w:rPr>
        <w:t>'gray'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7742A4E8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plt.title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'Histogram of bay.png'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52BD5A81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plt.xlabel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'Pixel intensity'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4545FB3A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plt.ylabel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'Frequency'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28C3BD48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78414B7E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># compute cumulative density function</w:t>
      </w:r>
    </w:p>
    <w:p w14:paraId="7BFA26E4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cdf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hist.cumsum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()</w:t>
      </w:r>
    </w:p>
    <w:p w14:paraId="46B2FE46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 xml:space="preserve"># </w:t>
      </w:r>
      <w:proofErr w:type="gramStart"/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>normalize</w:t>
      </w:r>
      <w:proofErr w:type="gramEnd"/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 xml:space="preserve"> cdf</w:t>
      </w:r>
    </w:p>
    <w:p w14:paraId="5BD1B099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cdf_normalized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cdf </w:t>
      </w:r>
      <w:r w:rsidRPr="00EC086D">
        <w:rPr>
          <w:rFonts w:ascii="Fira Code" w:hAnsi="Fira Code" w:cs="Fira Code"/>
          <w:color w:val="C678DD"/>
          <w:sz w:val="18"/>
          <w:szCs w:val="18"/>
        </w:rPr>
        <w:t>/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cdf.max(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1670D060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00F6B0D8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i/>
          <w:iCs/>
          <w:color w:val="5C6370"/>
          <w:sz w:val="18"/>
          <w:szCs w:val="18"/>
        </w:rPr>
        <w:t># histogram equalization using CDF</w:t>
      </w:r>
    </w:p>
    <w:p w14:paraId="12EB0A44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cdf_masked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np.ma.masked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_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equal(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cdf, </w:t>
      </w:r>
      <w:r w:rsidRPr="00EC086D">
        <w:rPr>
          <w:rFonts w:ascii="Fira Code" w:hAnsi="Fira Code" w:cs="Fira Code"/>
          <w:color w:val="D19A66"/>
          <w:sz w:val="18"/>
          <w:szCs w:val="18"/>
        </w:rPr>
        <w:t>0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5DF5843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cdf_scaled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(cdf_masked </w:t>
      </w:r>
      <w:r w:rsidRPr="00EC086D">
        <w:rPr>
          <w:rFonts w:ascii="Fira Code" w:hAnsi="Fira Code" w:cs="Fira Code"/>
          <w:color w:val="C678DD"/>
          <w:sz w:val="18"/>
          <w:szCs w:val="18"/>
        </w:rPr>
        <w:t>-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cdf_masked.min(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)) </w:t>
      </w:r>
      <w:r w:rsidRPr="00EC086D">
        <w:rPr>
          <w:rFonts w:ascii="Fira Code" w:hAnsi="Fira Code" w:cs="Fira Code"/>
          <w:color w:val="C678DD"/>
          <w:sz w:val="18"/>
          <w:szCs w:val="18"/>
        </w:rPr>
        <w:t>*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r w:rsidRPr="00EC086D">
        <w:rPr>
          <w:rFonts w:ascii="Fira Code" w:hAnsi="Fira Code" w:cs="Fira Code"/>
          <w:color w:val="D19A66"/>
          <w:sz w:val="18"/>
          <w:szCs w:val="18"/>
        </w:rPr>
        <w:t>255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r w:rsidRPr="00EC086D">
        <w:rPr>
          <w:rFonts w:ascii="Fira Code" w:hAnsi="Fira Code" w:cs="Fira Code"/>
          <w:color w:val="C678DD"/>
          <w:sz w:val="18"/>
          <w:szCs w:val="18"/>
        </w:rPr>
        <w:t>/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(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cdf_masked.max(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) </w:t>
      </w:r>
      <w:r w:rsidRPr="00EC086D">
        <w:rPr>
          <w:rFonts w:ascii="Fira Code" w:hAnsi="Fira Code" w:cs="Fira Code"/>
          <w:color w:val="C678DD"/>
          <w:sz w:val="18"/>
          <w:szCs w:val="18"/>
        </w:rPr>
        <w:t>-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cdf_masked.min(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))</w:t>
      </w:r>
    </w:p>
    <w:p w14:paraId="2EDEB340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r w:rsidRPr="00EC086D">
        <w:rPr>
          <w:rFonts w:ascii="Fira Code" w:hAnsi="Fira Code" w:cs="Fira Code"/>
          <w:color w:val="ABB2BF"/>
          <w:sz w:val="18"/>
          <w:szCs w:val="18"/>
        </w:rPr>
        <w:t xml:space="preserve">cdf_scaled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np.ma.filled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(cdf_scaled, </w:t>
      </w:r>
      <w:r w:rsidRPr="00EC086D">
        <w:rPr>
          <w:rFonts w:ascii="Fira Code" w:hAnsi="Fira Code" w:cs="Fira Code"/>
          <w:color w:val="D19A66"/>
          <w:sz w:val="18"/>
          <w:szCs w:val="18"/>
        </w:rPr>
        <w:t>0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).astype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np.uint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8)</w:t>
      </w:r>
    </w:p>
    <w:p w14:paraId="308F5805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06309362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r w:rsidRPr="00EC086D">
        <w:rPr>
          <w:rFonts w:ascii="Fira Code" w:hAnsi="Fira Code" w:cs="Fira Code"/>
          <w:color w:val="ABB2BF"/>
          <w:sz w:val="18"/>
          <w:szCs w:val="18"/>
        </w:rPr>
        <w:t>eq_img</w:t>
      </w:r>
      <w:proofErr w:type="spell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 </w:t>
      </w:r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 cdf_scaled[img]</w:t>
      </w:r>
    </w:p>
    <w:p w14:paraId="1092C8B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6A2B7543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plt.figure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D19A66"/>
          <w:sz w:val="18"/>
          <w:szCs w:val="18"/>
        </w:rPr>
        <w:t>figsize</w:t>
      </w:r>
      <w:proofErr w:type="gramStart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End"/>
      <w:r w:rsidRPr="00EC086D">
        <w:rPr>
          <w:rFonts w:ascii="Fira Code" w:hAnsi="Fira Code" w:cs="Fira Code"/>
          <w:color w:val="D19A66"/>
          <w:sz w:val="18"/>
          <w:szCs w:val="18"/>
        </w:rPr>
        <w:t>10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4</w:t>
      </w:r>
      <w:r w:rsidRPr="00EC086D">
        <w:rPr>
          <w:rFonts w:ascii="Fira Code" w:hAnsi="Fira Code" w:cs="Fira Code"/>
          <w:color w:val="ABB2BF"/>
          <w:sz w:val="18"/>
          <w:szCs w:val="18"/>
        </w:rPr>
        <w:t>))</w:t>
      </w:r>
    </w:p>
    <w:p w14:paraId="203E888C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plt.plot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(cdf_normalized)</w:t>
      </w:r>
    </w:p>
    <w:p w14:paraId="1A092A58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plt.xlabel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'Pixel intensity'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6CAA3062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plt.ylabel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'Normalized cumulative frequency'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580F0534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plt.title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'CDF of bay.png'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5347816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793CC46D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plt.figure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D19A66"/>
          <w:sz w:val="18"/>
          <w:szCs w:val="18"/>
        </w:rPr>
        <w:t>figsize</w:t>
      </w:r>
      <w:proofErr w:type="gramStart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End"/>
      <w:r w:rsidRPr="00EC086D">
        <w:rPr>
          <w:rFonts w:ascii="Fira Code" w:hAnsi="Fira Code" w:cs="Fira Code"/>
          <w:color w:val="D19A66"/>
          <w:sz w:val="18"/>
          <w:szCs w:val="18"/>
        </w:rPr>
        <w:t>12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4</w:t>
      </w:r>
      <w:r w:rsidRPr="00EC086D">
        <w:rPr>
          <w:rFonts w:ascii="Fira Code" w:hAnsi="Fira Code" w:cs="Fira Code"/>
          <w:color w:val="ABB2BF"/>
          <w:sz w:val="18"/>
          <w:szCs w:val="18"/>
        </w:rPr>
        <w:t>))</w:t>
      </w:r>
    </w:p>
    <w:p w14:paraId="2B4892A5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plt.subplot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D19A66"/>
          <w:sz w:val="18"/>
          <w:szCs w:val="18"/>
        </w:rPr>
        <w:t>1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2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1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1A2E7FF6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plt.imshow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(img, </w:t>
      </w:r>
      <w:proofErr w:type="spellStart"/>
      <w:r w:rsidRPr="00EC086D">
        <w:rPr>
          <w:rFonts w:ascii="Fira Code" w:hAnsi="Fira Code" w:cs="Fira Code"/>
          <w:color w:val="D19A66"/>
          <w:sz w:val="18"/>
          <w:szCs w:val="18"/>
        </w:rPr>
        <w:t>cmap</w:t>
      </w:r>
      <w:proofErr w:type="spellEnd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98C379"/>
          <w:sz w:val="18"/>
          <w:szCs w:val="18"/>
        </w:rPr>
        <w:t>'gray'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proofErr w:type="spellStart"/>
      <w:r w:rsidRPr="00EC086D">
        <w:rPr>
          <w:rFonts w:ascii="Fira Code" w:hAnsi="Fira Code" w:cs="Fira Code"/>
          <w:color w:val="D19A66"/>
          <w:sz w:val="18"/>
          <w:szCs w:val="18"/>
        </w:rPr>
        <w:t>vmin</w:t>
      </w:r>
      <w:proofErr w:type="spellEnd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D19A66"/>
          <w:sz w:val="18"/>
          <w:szCs w:val="18"/>
        </w:rPr>
        <w:t>0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proofErr w:type="spellStart"/>
      <w:r w:rsidRPr="00EC086D">
        <w:rPr>
          <w:rFonts w:ascii="Fira Code" w:hAnsi="Fira Code" w:cs="Fira Code"/>
          <w:color w:val="D19A66"/>
          <w:sz w:val="18"/>
          <w:szCs w:val="18"/>
        </w:rPr>
        <w:t>vmax</w:t>
      </w:r>
      <w:proofErr w:type="spellEnd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D19A66"/>
          <w:sz w:val="18"/>
          <w:szCs w:val="18"/>
        </w:rPr>
        <w:t>255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04EFC6CE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plt.title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'Original'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7DAA766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plt.axis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'off'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0F8DDFCF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50CFC21E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plt.subplot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D19A66"/>
          <w:sz w:val="18"/>
          <w:szCs w:val="18"/>
        </w:rPr>
        <w:t>1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2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r w:rsidRPr="00EC086D">
        <w:rPr>
          <w:rFonts w:ascii="Fira Code" w:hAnsi="Fira Code" w:cs="Fira Code"/>
          <w:color w:val="D19A66"/>
          <w:sz w:val="18"/>
          <w:szCs w:val="18"/>
        </w:rPr>
        <w:t>2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4D56E266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plt.imshow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spellStart"/>
      <w:r w:rsidRPr="00EC086D">
        <w:rPr>
          <w:rFonts w:ascii="Fira Code" w:hAnsi="Fira Code" w:cs="Fira Code"/>
          <w:color w:val="ABB2BF"/>
          <w:sz w:val="18"/>
          <w:szCs w:val="18"/>
        </w:rPr>
        <w:t>eq_img</w:t>
      </w:r>
      <w:proofErr w:type="spellEnd"/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proofErr w:type="spellStart"/>
      <w:r w:rsidRPr="00EC086D">
        <w:rPr>
          <w:rFonts w:ascii="Fira Code" w:hAnsi="Fira Code" w:cs="Fira Code"/>
          <w:color w:val="D19A66"/>
          <w:sz w:val="18"/>
          <w:szCs w:val="18"/>
        </w:rPr>
        <w:t>cmap</w:t>
      </w:r>
      <w:proofErr w:type="spellEnd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98C379"/>
          <w:sz w:val="18"/>
          <w:szCs w:val="18"/>
        </w:rPr>
        <w:t>'gray'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proofErr w:type="spellStart"/>
      <w:r w:rsidRPr="00EC086D">
        <w:rPr>
          <w:rFonts w:ascii="Fira Code" w:hAnsi="Fira Code" w:cs="Fira Code"/>
          <w:color w:val="D19A66"/>
          <w:sz w:val="18"/>
          <w:szCs w:val="18"/>
        </w:rPr>
        <w:t>vmin</w:t>
      </w:r>
      <w:proofErr w:type="spellEnd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D19A66"/>
          <w:sz w:val="18"/>
          <w:szCs w:val="18"/>
        </w:rPr>
        <w:t>0</w:t>
      </w:r>
      <w:r w:rsidRPr="00EC086D">
        <w:rPr>
          <w:rFonts w:ascii="Fira Code" w:hAnsi="Fira Code" w:cs="Fira Code"/>
          <w:color w:val="ABB2BF"/>
          <w:sz w:val="18"/>
          <w:szCs w:val="18"/>
        </w:rPr>
        <w:t xml:space="preserve">, </w:t>
      </w:r>
      <w:proofErr w:type="spellStart"/>
      <w:r w:rsidRPr="00EC086D">
        <w:rPr>
          <w:rFonts w:ascii="Fira Code" w:hAnsi="Fira Code" w:cs="Fira Code"/>
          <w:color w:val="D19A66"/>
          <w:sz w:val="18"/>
          <w:szCs w:val="18"/>
        </w:rPr>
        <w:t>vmax</w:t>
      </w:r>
      <w:proofErr w:type="spellEnd"/>
      <w:r w:rsidRPr="00EC086D">
        <w:rPr>
          <w:rFonts w:ascii="Fira Code" w:hAnsi="Fira Code" w:cs="Fira Code"/>
          <w:color w:val="C678DD"/>
          <w:sz w:val="18"/>
          <w:szCs w:val="18"/>
        </w:rPr>
        <w:t>=</w:t>
      </w:r>
      <w:r w:rsidRPr="00EC086D">
        <w:rPr>
          <w:rFonts w:ascii="Fira Code" w:hAnsi="Fira Code" w:cs="Fira Code"/>
          <w:color w:val="D19A66"/>
          <w:sz w:val="18"/>
          <w:szCs w:val="18"/>
        </w:rPr>
        <w:t>255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1938334E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plt.title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'Histogram equalized'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1C14FF6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plt.axis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r w:rsidRPr="00EC086D">
        <w:rPr>
          <w:rFonts w:ascii="Fira Code" w:hAnsi="Fira Code" w:cs="Fira Code"/>
          <w:color w:val="98C379"/>
          <w:sz w:val="18"/>
          <w:szCs w:val="18"/>
        </w:rPr>
        <w:t>'off'</w:t>
      </w:r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6C977BAB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</w:p>
    <w:p w14:paraId="0A703A1F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plt.tight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_</w:t>
      </w:r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layout</w:t>
      </w:r>
      <w:proofErr w:type="spellEnd"/>
      <w:r w:rsidRPr="00EC086D">
        <w:rPr>
          <w:rFonts w:ascii="Fira Code" w:hAnsi="Fira Code" w:cs="Fira Code"/>
          <w:color w:val="ABB2BF"/>
          <w:sz w:val="18"/>
          <w:szCs w:val="18"/>
        </w:rPr>
        <w:t>(</w:t>
      </w:r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)</w:t>
      </w:r>
    </w:p>
    <w:p w14:paraId="0E72796D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18"/>
          <w:szCs w:val="18"/>
        </w:rPr>
      </w:pPr>
      <w:proofErr w:type="spellStart"/>
      <w:proofErr w:type="gramStart"/>
      <w:r w:rsidRPr="00EC086D">
        <w:rPr>
          <w:rFonts w:ascii="Fira Code" w:hAnsi="Fira Code" w:cs="Fira Code"/>
          <w:color w:val="ABB2BF"/>
          <w:sz w:val="18"/>
          <w:szCs w:val="18"/>
        </w:rPr>
        <w:t>plt.show</w:t>
      </w:r>
      <w:proofErr w:type="spellEnd"/>
      <w:proofErr w:type="gramEnd"/>
      <w:r w:rsidRPr="00EC086D">
        <w:rPr>
          <w:rFonts w:ascii="Fira Code" w:hAnsi="Fira Code" w:cs="Fira Code"/>
          <w:color w:val="ABB2BF"/>
          <w:sz w:val="18"/>
          <w:szCs w:val="18"/>
        </w:rPr>
        <w:t>()</w:t>
      </w:r>
    </w:p>
    <w:p w14:paraId="58A90CFC" w14:textId="77777777" w:rsidR="00EC086D" w:rsidRPr="00EC086D" w:rsidRDefault="00EC086D" w:rsidP="00EC086D">
      <w:pPr>
        <w:shd w:val="clear" w:color="auto" w:fill="282C34"/>
        <w:spacing w:line="315" w:lineRule="atLeast"/>
        <w:rPr>
          <w:rFonts w:ascii="Fira Code" w:hAnsi="Fira Code" w:cs="Fira Code"/>
          <w:color w:val="ABB2BF"/>
          <w:sz w:val="21"/>
          <w:szCs w:val="21"/>
        </w:rPr>
      </w:pPr>
    </w:p>
    <w:p w14:paraId="4E872F9F" w14:textId="333D821C" w:rsidR="00287400" w:rsidRPr="00F12084" w:rsidRDefault="00287400" w:rsidP="00F12084">
      <w:pPr>
        <w:rPr>
          <w:sz w:val="28"/>
          <w:szCs w:val="28"/>
        </w:rPr>
      </w:pPr>
    </w:p>
    <w:p w14:paraId="1468D5B4" w14:textId="6F4A515D" w:rsidR="002102A4" w:rsidRPr="00E8113F" w:rsidRDefault="002102A4" w:rsidP="002E5533">
      <w:pPr>
        <w:jc w:val="center"/>
        <w:rPr>
          <w:sz w:val="28"/>
          <w:szCs w:val="28"/>
        </w:rPr>
      </w:pPr>
    </w:p>
    <w:p w14:paraId="1EA75BAC" w14:textId="192E650C" w:rsid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Apply histogram equalization using obtained CDF on the input image</w:t>
      </w:r>
    </w:p>
    <w:p w14:paraId="25013E3D" w14:textId="0E32284E" w:rsidR="00E8113F" w:rsidRPr="00E8113F" w:rsidRDefault="00210A6F" w:rsidP="002E5533">
      <w:pPr>
        <w:pStyle w:val="ListParagraph"/>
        <w:jc w:val="center"/>
        <w:rPr>
          <w:sz w:val="28"/>
          <w:szCs w:val="28"/>
        </w:rPr>
      </w:pPr>
      <w:ins w:id="2" w:author="Gavin Abrigo" w:date="2025-09-29T18:36:00Z" w16du:dateUtc="2025-09-30T01:36:00Z">
        <w:r w:rsidRPr="002102A4">
          <w:rPr>
            <w:noProof/>
            <w:sz w:val="28"/>
            <w:szCs w:val="28"/>
          </w:rPr>
          <w:drawing>
            <wp:inline distT="0" distB="0" distL="0" distR="0" wp14:anchorId="00B8431C" wp14:editId="37F32904">
              <wp:extent cx="3529584" cy="1635457"/>
              <wp:effectExtent l="0" t="0" r="1270" b="3175"/>
              <wp:docPr id="1130302778" name="Picture 1" descr="A graph of a line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65406536" name="Picture 1" descr="A graph of a line&#10;&#10;AI-generated content may be incorrect.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535602" cy="163824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BEB1CD" w14:textId="0FE3BBC5" w:rsidR="00E8113F" w:rsidRPr="00E8113F" w:rsidRDefault="00E8113F" w:rsidP="00E8113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E8113F">
        <w:rPr>
          <w:sz w:val="28"/>
          <w:szCs w:val="28"/>
        </w:rPr>
        <w:t>Compute and visualize histogram of output image</w:t>
      </w:r>
    </w:p>
    <w:p w14:paraId="0DE11B5F" w14:textId="79CAB0DB" w:rsidR="00E8113F" w:rsidRDefault="002102A4" w:rsidP="0022683B">
      <w:pPr>
        <w:jc w:val="center"/>
        <w:rPr>
          <w:sz w:val="28"/>
          <w:szCs w:val="28"/>
        </w:rPr>
      </w:pPr>
      <w:ins w:id="3" w:author="Gavin Abrigo" w:date="2025-09-29T18:35:00Z" w16du:dateUtc="2025-09-30T01:35:00Z">
        <w:r w:rsidRPr="002102A4">
          <w:rPr>
            <w:noProof/>
            <w:sz w:val="28"/>
            <w:szCs w:val="28"/>
          </w:rPr>
          <w:lastRenderedPageBreak/>
          <w:drawing>
            <wp:inline distT="0" distB="0" distL="0" distR="0" wp14:anchorId="1B515152" wp14:editId="19A97655">
              <wp:extent cx="3401568" cy="1536192"/>
              <wp:effectExtent l="0" t="0" r="2540" b="635"/>
              <wp:docPr id="824129787" name="Picture 1" descr="A graph of a person with a long line&#10;&#10;AI-generated content may be incorrect.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640916224" name="Picture 1" descr="A graph of a person with a long line&#10;&#10;AI-generated content may be incorrect.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69270" cy="15667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9C8A577" w14:textId="2F6BC029" w:rsidR="004C626D" w:rsidRDefault="00F12084" w:rsidP="0022683B">
      <w:pPr>
        <w:jc w:val="center"/>
        <w:rPr>
          <w:sz w:val="28"/>
          <w:szCs w:val="28"/>
        </w:rPr>
      </w:pPr>
      <w:r w:rsidRPr="00F12084">
        <w:rPr>
          <w:sz w:val="28"/>
          <w:szCs w:val="28"/>
        </w:rPr>
        <w:drawing>
          <wp:inline distT="0" distB="0" distL="0" distR="0" wp14:anchorId="1106BFE6" wp14:editId="1426CBF9">
            <wp:extent cx="5943600" cy="2073275"/>
            <wp:effectExtent l="0" t="0" r="0" b="0"/>
            <wp:docPr id="748916964" name="Picture 1" descr="A collage of a mountain slo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916964" name="Picture 1" descr="A collage of a mountain slop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C2C5" w14:textId="5B220722" w:rsidR="008E4DA9" w:rsidRPr="008E4DA9" w:rsidRDefault="00E8113F" w:rsidP="008E4DA9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8113F">
        <w:rPr>
          <w:sz w:val="40"/>
          <w:szCs w:val="40"/>
        </w:rPr>
        <w:t>Image denoising</w:t>
      </w:r>
    </w:p>
    <w:p w14:paraId="3BF953E9" w14:textId="41A45161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Read the input image and convert to a grayscale image</w:t>
      </w:r>
    </w:p>
    <w:p w14:paraId="6C8CC854" w14:textId="77777777" w:rsidR="0072262D" w:rsidRPr="0072262D" w:rsidRDefault="0072262D" w:rsidP="0072262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72262D">
        <w:rPr>
          <w:rFonts w:ascii="Fira Code" w:hAnsi="Fira Code" w:cs="Fira Code"/>
          <w:color w:val="ABB2BF"/>
          <w:sz w:val="21"/>
          <w:szCs w:val="21"/>
        </w:rPr>
        <w:t xml:space="preserve">img </w:t>
      </w:r>
      <w:r w:rsidRPr="0072262D">
        <w:rPr>
          <w:rFonts w:ascii="Fira Code" w:hAnsi="Fira Code" w:cs="Fira Code"/>
          <w:color w:val="C678DD"/>
          <w:sz w:val="21"/>
          <w:szCs w:val="21"/>
        </w:rPr>
        <w:t>=</w:t>
      </w:r>
      <w:r w:rsidRPr="0072262D">
        <w:rPr>
          <w:rFonts w:ascii="Fira Code" w:hAnsi="Fira Code" w:cs="Fira Code"/>
          <w:color w:val="ABB2BF"/>
          <w:sz w:val="21"/>
          <w:szCs w:val="21"/>
        </w:rPr>
        <w:t xml:space="preserve"> cv2.imread(</w:t>
      </w:r>
      <w:r w:rsidRPr="0072262D">
        <w:rPr>
          <w:rFonts w:ascii="Fira Code" w:hAnsi="Fira Code" w:cs="Fira Code"/>
          <w:color w:val="98C379"/>
          <w:sz w:val="21"/>
          <w:szCs w:val="21"/>
        </w:rPr>
        <w:t>"./lena.png"</w:t>
      </w:r>
      <w:r w:rsidRPr="0072262D">
        <w:rPr>
          <w:rFonts w:ascii="Fira Code" w:hAnsi="Fira Code" w:cs="Fira Code"/>
          <w:color w:val="ABB2BF"/>
          <w:sz w:val="21"/>
          <w:szCs w:val="21"/>
        </w:rPr>
        <w:t>)</w:t>
      </w:r>
    </w:p>
    <w:p w14:paraId="6FEE2145" w14:textId="77777777" w:rsidR="0072262D" w:rsidRPr="0072262D" w:rsidRDefault="0072262D" w:rsidP="0072262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72262D">
        <w:rPr>
          <w:rFonts w:ascii="Fira Code" w:hAnsi="Fira Code" w:cs="Fira Code"/>
          <w:color w:val="C678DD"/>
          <w:sz w:val="21"/>
          <w:szCs w:val="21"/>
        </w:rPr>
        <w:t>if</w:t>
      </w:r>
      <w:r w:rsidRPr="0072262D">
        <w:rPr>
          <w:rFonts w:ascii="Fira Code" w:hAnsi="Fira Code" w:cs="Fira Code"/>
          <w:color w:val="ABB2BF"/>
          <w:sz w:val="21"/>
          <w:szCs w:val="21"/>
        </w:rPr>
        <w:t xml:space="preserve"> img </w:t>
      </w:r>
      <w:r w:rsidRPr="0072262D">
        <w:rPr>
          <w:rFonts w:ascii="Fira Code" w:hAnsi="Fira Code" w:cs="Fira Code"/>
          <w:color w:val="C678DD"/>
          <w:sz w:val="21"/>
          <w:szCs w:val="21"/>
        </w:rPr>
        <w:t>is</w:t>
      </w:r>
      <w:r w:rsidRPr="0072262D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72262D">
        <w:rPr>
          <w:rFonts w:ascii="Fira Code" w:hAnsi="Fira Code" w:cs="Fira Code"/>
          <w:color w:val="D19A66"/>
          <w:sz w:val="21"/>
          <w:szCs w:val="21"/>
        </w:rPr>
        <w:t>None</w:t>
      </w:r>
      <w:r w:rsidRPr="0072262D">
        <w:rPr>
          <w:rFonts w:ascii="Fira Code" w:hAnsi="Fira Code" w:cs="Fira Code"/>
          <w:color w:val="ABB2BF"/>
          <w:sz w:val="21"/>
          <w:szCs w:val="21"/>
        </w:rPr>
        <w:t>:</w:t>
      </w:r>
    </w:p>
    <w:p w14:paraId="1D7F3D58" w14:textId="77777777" w:rsidR="0072262D" w:rsidRPr="0072262D" w:rsidRDefault="0072262D" w:rsidP="0072262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72262D">
        <w:rPr>
          <w:rFonts w:ascii="Fira Code" w:hAnsi="Fira Code" w:cs="Fira Code"/>
          <w:color w:val="ABB2BF"/>
          <w:sz w:val="21"/>
          <w:szCs w:val="21"/>
        </w:rPr>
        <w:t xml:space="preserve">    </w:t>
      </w:r>
      <w:r w:rsidRPr="0072262D">
        <w:rPr>
          <w:rFonts w:ascii="Fira Code" w:hAnsi="Fira Code" w:cs="Fira Code"/>
          <w:color w:val="C678DD"/>
          <w:sz w:val="21"/>
          <w:szCs w:val="21"/>
        </w:rPr>
        <w:t>raise</w:t>
      </w:r>
      <w:r w:rsidRPr="0072262D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gramStart"/>
      <w:r w:rsidRPr="0072262D">
        <w:rPr>
          <w:rFonts w:ascii="Fira Code" w:hAnsi="Fira Code" w:cs="Fira Code"/>
          <w:color w:val="56B6C2"/>
          <w:sz w:val="21"/>
          <w:szCs w:val="21"/>
        </w:rPr>
        <w:t>FileNotFoundError</w:t>
      </w:r>
      <w:r w:rsidRPr="0072262D">
        <w:rPr>
          <w:rFonts w:ascii="Fira Code" w:hAnsi="Fira Code" w:cs="Fira Code"/>
          <w:color w:val="ABB2BF"/>
          <w:sz w:val="21"/>
          <w:szCs w:val="21"/>
        </w:rPr>
        <w:t>(</w:t>
      </w:r>
      <w:proofErr w:type="gramEnd"/>
      <w:r w:rsidRPr="0072262D">
        <w:rPr>
          <w:rFonts w:ascii="Fira Code" w:hAnsi="Fira Code" w:cs="Fira Code"/>
          <w:color w:val="98C379"/>
          <w:sz w:val="21"/>
          <w:szCs w:val="21"/>
        </w:rPr>
        <w:t>"Could not load ./lena.png"</w:t>
      </w:r>
      <w:r w:rsidRPr="0072262D">
        <w:rPr>
          <w:rFonts w:ascii="Fira Code" w:hAnsi="Fira Code" w:cs="Fira Code"/>
          <w:color w:val="ABB2BF"/>
          <w:sz w:val="21"/>
          <w:szCs w:val="21"/>
        </w:rPr>
        <w:t>)</w:t>
      </w:r>
    </w:p>
    <w:p w14:paraId="35611463" w14:textId="77777777" w:rsidR="0072262D" w:rsidRPr="0072262D" w:rsidRDefault="0072262D" w:rsidP="0072262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116D54CC" w14:textId="7B82ADE5" w:rsidR="0072262D" w:rsidRPr="0072262D" w:rsidRDefault="0072262D" w:rsidP="0072262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72262D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72262D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72262D">
        <w:rPr>
          <w:rFonts w:ascii="Fira Code" w:hAnsi="Fira Code" w:cs="Fira Code"/>
          <w:color w:val="C678DD"/>
          <w:sz w:val="21"/>
          <w:szCs w:val="21"/>
        </w:rPr>
        <w:t>=</w:t>
      </w:r>
      <w:r w:rsidRPr="0072262D">
        <w:rPr>
          <w:rFonts w:ascii="Fira Code" w:hAnsi="Fira Code" w:cs="Fira Code"/>
          <w:color w:val="ABB2BF"/>
          <w:sz w:val="21"/>
          <w:szCs w:val="21"/>
        </w:rPr>
        <w:t xml:space="preserve"> cv2.cvtColor(img, cv2.COLOR_BGR2GRAY)</w:t>
      </w:r>
    </w:p>
    <w:p w14:paraId="4F87E9CA" w14:textId="77777777" w:rsidR="00920634" w:rsidRPr="00920634" w:rsidRDefault="00920634" w:rsidP="00920634">
      <w:pPr>
        <w:ind w:left="360"/>
        <w:rPr>
          <w:sz w:val="28"/>
          <w:szCs w:val="28"/>
        </w:rPr>
      </w:pPr>
    </w:p>
    <w:p w14:paraId="6715526B" w14:textId="77777777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>Add two types of noise including Gaussian noise and Salt/Pepper noise (Implement your</w:t>
      </w:r>
      <w:r w:rsidRPr="00E8113F">
        <w:rPr>
          <w:rFonts w:hint="eastAsia"/>
          <w:sz w:val="28"/>
          <w:szCs w:val="28"/>
        </w:rPr>
        <w:t xml:space="preserve"> </w:t>
      </w:r>
      <w:r w:rsidRPr="00E8113F">
        <w:rPr>
          <w:sz w:val="28"/>
          <w:szCs w:val="28"/>
        </w:rPr>
        <w:t>own functions to add noise to an image)</w:t>
      </w:r>
    </w:p>
    <w:p w14:paraId="218CEAC2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C678DD"/>
          <w:sz w:val="21"/>
          <w:szCs w:val="21"/>
        </w:rPr>
        <w:t>def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4E404A">
        <w:rPr>
          <w:rFonts w:ascii="Fira Code" w:hAnsi="Fira Code" w:cs="Fira Code"/>
          <w:color w:val="61AFEF"/>
          <w:sz w:val="21"/>
          <w:szCs w:val="21"/>
        </w:rPr>
        <w:t>add_gaussian_</w:t>
      </w:r>
      <w:proofErr w:type="gramStart"/>
      <w:r w:rsidRPr="004E404A">
        <w:rPr>
          <w:rFonts w:ascii="Fira Code" w:hAnsi="Fira Code" w:cs="Fira Code"/>
          <w:color w:val="61AFEF"/>
          <w:sz w:val="21"/>
          <w:szCs w:val="21"/>
        </w:rPr>
        <w:t>noise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gramEnd"/>
    </w:p>
    <w:p w14:paraId="3616DF8E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image</w:t>
      </w:r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D19A66"/>
          <w:sz w:val="21"/>
          <w:szCs w:val="21"/>
        </w:rPr>
        <w:t>np.ndarray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268B2494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mean</w:t>
      </w:r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56B6C2"/>
          <w:sz w:val="21"/>
          <w:szCs w:val="21"/>
        </w:rPr>
        <w:t>float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0.0</w:t>
      </w:r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4306FB03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std</w:t>
      </w:r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56B6C2"/>
          <w:sz w:val="21"/>
          <w:szCs w:val="21"/>
        </w:rPr>
        <w:t>float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15.0</w:t>
      </w:r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7DD8733C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D19A66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D19A66"/>
          <w:sz w:val="21"/>
          <w:szCs w:val="21"/>
        </w:rPr>
        <w:t>np.random</w:t>
      </w:r>
      <w:proofErr w:type="gramEnd"/>
      <w:r w:rsidRPr="004E404A">
        <w:rPr>
          <w:rFonts w:ascii="Fira Code" w:hAnsi="Fira Code" w:cs="Fira Code"/>
          <w:color w:val="D19A66"/>
          <w:sz w:val="21"/>
          <w:szCs w:val="21"/>
        </w:rPr>
        <w:t>.Generator</w:t>
      </w:r>
      <w:proofErr w:type="spellEnd"/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|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None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None</w:t>
      </w:r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73C9BA22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) -&gt;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np.ndarray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</w:p>
    <w:p w14:paraId="1CF6956D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r w:rsidRPr="004E404A">
        <w:rPr>
          <w:rFonts w:ascii="Fira Code" w:hAnsi="Fira Code" w:cs="Fira Code"/>
          <w:color w:val="98C379"/>
          <w:sz w:val="21"/>
          <w:szCs w:val="21"/>
        </w:rPr>
        <w:t>"""Add Gaussian noise to a grayscale image."""</w:t>
      </w:r>
    </w:p>
    <w:p w14:paraId="3ACF3FCE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r w:rsidRPr="004E404A">
        <w:rPr>
          <w:rFonts w:ascii="Fira Code" w:hAnsi="Fira Code" w:cs="Fira Code"/>
          <w:color w:val="C678DD"/>
          <w:sz w:val="21"/>
          <w:szCs w:val="21"/>
        </w:rPr>
        <w:t>if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is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D19A66"/>
          <w:sz w:val="21"/>
          <w:szCs w:val="21"/>
        </w:rPr>
        <w:t>None</w:t>
      </w:r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</w:p>
    <w:p w14:paraId="3BCF8712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   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np.random</w:t>
      </w:r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.default_</w:t>
      </w:r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)</w:t>
      </w:r>
    </w:p>
    <w:p w14:paraId="237D9116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noise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rng.normal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(mean, std, </w:t>
      </w:r>
      <w:r w:rsidRPr="004E404A">
        <w:rPr>
          <w:rFonts w:ascii="Fira Code" w:hAnsi="Fira Code" w:cs="Fira Code"/>
          <w:color w:val="D19A66"/>
          <w:sz w:val="21"/>
          <w:szCs w:val="21"/>
        </w:rPr>
        <w:t>size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image.shape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)</w:t>
      </w:r>
    </w:p>
    <w:p w14:paraId="2333C0C7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lastRenderedPageBreak/>
        <w:t xml:space="preserve">    noisy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image.astype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np.float</w:t>
      </w:r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32) </w:t>
      </w:r>
      <w:r w:rsidRPr="004E404A">
        <w:rPr>
          <w:rFonts w:ascii="Fira Code" w:hAnsi="Fira Code" w:cs="Fira Code"/>
          <w:color w:val="C678DD"/>
          <w:sz w:val="21"/>
          <w:szCs w:val="21"/>
        </w:rPr>
        <w:t>+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noise</w:t>
      </w:r>
    </w:p>
    <w:p w14:paraId="13774639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r w:rsidRPr="004E404A">
        <w:rPr>
          <w:rFonts w:ascii="Fira Code" w:hAnsi="Fira Code" w:cs="Fira Code"/>
          <w:color w:val="C678DD"/>
          <w:sz w:val="21"/>
          <w:szCs w:val="21"/>
        </w:rPr>
        <w:t>return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np.clip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(noisy, 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4E404A">
        <w:rPr>
          <w:rFonts w:ascii="Fira Code" w:hAnsi="Fira Code" w:cs="Fira Code"/>
          <w:color w:val="D19A66"/>
          <w:sz w:val="21"/>
          <w:szCs w:val="21"/>
        </w:rPr>
        <w:t>255</w:t>
      </w:r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).astype</w:t>
      </w:r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np.uint</w:t>
      </w:r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8)</w:t>
      </w:r>
    </w:p>
    <w:p w14:paraId="61CDA776" w14:textId="77777777" w:rsidR="004E404A" w:rsidRPr="004E404A" w:rsidRDefault="004E404A" w:rsidP="004E404A">
      <w:pPr>
        <w:shd w:val="clear" w:color="auto" w:fill="282C34"/>
        <w:spacing w:after="240"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299E40E5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C678DD"/>
          <w:sz w:val="21"/>
          <w:szCs w:val="21"/>
        </w:rPr>
        <w:t>def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4E404A">
        <w:rPr>
          <w:rFonts w:ascii="Fira Code" w:hAnsi="Fira Code" w:cs="Fira Code"/>
          <w:color w:val="61AFEF"/>
          <w:sz w:val="21"/>
          <w:szCs w:val="21"/>
        </w:rPr>
        <w:t>add_salt_pepper_</w:t>
      </w:r>
      <w:proofErr w:type="gramStart"/>
      <w:r w:rsidRPr="004E404A">
        <w:rPr>
          <w:rFonts w:ascii="Fira Code" w:hAnsi="Fira Code" w:cs="Fira Code"/>
          <w:color w:val="61AFEF"/>
          <w:sz w:val="21"/>
          <w:szCs w:val="21"/>
        </w:rPr>
        <w:t>noise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gramEnd"/>
    </w:p>
    <w:p w14:paraId="372C61AA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image</w:t>
      </w:r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D19A66"/>
          <w:sz w:val="21"/>
          <w:szCs w:val="21"/>
        </w:rPr>
        <w:t>np.ndarray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3CAB93BF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amount</w:t>
      </w:r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56B6C2"/>
          <w:sz w:val="21"/>
          <w:szCs w:val="21"/>
        </w:rPr>
        <w:t>float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0.04</w:t>
      </w:r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1D4FC9D3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D19A66"/>
          <w:sz w:val="21"/>
          <w:szCs w:val="21"/>
        </w:rPr>
        <w:t>salt_vs_pepper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56B6C2"/>
          <w:sz w:val="21"/>
          <w:szCs w:val="21"/>
        </w:rPr>
        <w:t>float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0.5</w:t>
      </w:r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18FE696A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D19A66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D19A66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D19A66"/>
          <w:sz w:val="21"/>
          <w:szCs w:val="21"/>
        </w:rPr>
        <w:t>np.random</w:t>
      </w:r>
      <w:proofErr w:type="gramEnd"/>
      <w:r w:rsidRPr="004E404A">
        <w:rPr>
          <w:rFonts w:ascii="Fira Code" w:hAnsi="Fira Code" w:cs="Fira Code"/>
          <w:color w:val="D19A66"/>
          <w:sz w:val="21"/>
          <w:szCs w:val="21"/>
        </w:rPr>
        <w:t>.Generator</w:t>
      </w:r>
      <w:proofErr w:type="spellEnd"/>
      <w:r w:rsidRPr="004E404A">
        <w:rPr>
          <w:rFonts w:ascii="Fira Code" w:hAnsi="Fira Code" w:cs="Fira Code"/>
          <w:color w:val="D19A66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|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None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D19A66"/>
          <w:sz w:val="21"/>
          <w:szCs w:val="21"/>
        </w:rPr>
        <w:t xml:space="preserve"> None</w:t>
      </w:r>
      <w:r w:rsidRPr="004E404A">
        <w:rPr>
          <w:rFonts w:ascii="Fira Code" w:hAnsi="Fira Code" w:cs="Fira Code"/>
          <w:color w:val="ABB2BF"/>
          <w:sz w:val="21"/>
          <w:szCs w:val="21"/>
        </w:rPr>
        <w:t>,</w:t>
      </w:r>
    </w:p>
    <w:p w14:paraId="731EBF1A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) -&gt;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np.ndarray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</w:p>
    <w:p w14:paraId="7D96401A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r w:rsidRPr="004E404A">
        <w:rPr>
          <w:rFonts w:ascii="Fira Code" w:hAnsi="Fira Code" w:cs="Fira Code"/>
          <w:color w:val="98C379"/>
          <w:sz w:val="21"/>
          <w:szCs w:val="21"/>
        </w:rPr>
        <w:t>"""Add Salt &amp; Pepper noise to a grayscale image."""</w:t>
      </w:r>
    </w:p>
    <w:p w14:paraId="082628CC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r w:rsidRPr="004E404A">
        <w:rPr>
          <w:rFonts w:ascii="Fira Code" w:hAnsi="Fira Code" w:cs="Fira Code"/>
          <w:color w:val="C678DD"/>
          <w:sz w:val="21"/>
          <w:szCs w:val="21"/>
        </w:rPr>
        <w:t>if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is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D19A66"/>
          <w:sz w:val="21"/>
          <w:szCs w:val="21"/>
        </w:rPr>
        <w:t>None</w:t>
      </w:r>
      <w:r w:rsidRPr="004E404A">
        <w:rPr>
          <w:rFonts w:ascii="Fira Code" w:hAnsi="Fira Code" w:cs="Fira Code"/>
          <w:color w:val="ABB2BF"/>
          <w:sz w:val="21"/>
          <w:szCs w:val="21"/>
        </w:rPr>
        <w:t>:</w:t>
      </w:r>
    </w:p>
    <w:p w14:paraId="3AF7DD9F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   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np.random</w:t>
      </w:r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.default_</w:t>
      </w:r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)</w:t>
      </w:r>
    </w:p>
    <w:p w14:paraId="51FDE97D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14F33A41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noisy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image.copy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()</w:t>
      </w:r>
    </w:p>
    <w:p w14:paraId="520E7AEC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total_pixels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image.size</w:t>
      </w:r>
      <w:proofErr w:type="spellEnd"/>
      <w:proofErr w:type="gramEnd"/>
    </w:p>
    <w:p w14:paraId="108E8921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num_salt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gramStart"/>
      <w:r w:rsidRPr="004E404A">
        <w:rPr>
          <w:rFonts w:ascii="Fira Code" w:hAnsi="Fira Code" w:cs="Fira Code"/>
          <w:color w:val="56B6C2"/>
          <w:sz w:val="21"/>
          <w:szCs w:val="21"/>
        </w:rPr>
        <w:t>int</w:t>
      </w:r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total_pixels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*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amount </w:t>
      </w:r>
      <w:r w:rsidRPr="004E404A">
        <w:rPr>
          <w:rFonts w:ascii="Fira Code" w:hAnsi="Fira Code" w:cs="Fira Code"/>
          <w:color w:val="C678DD"/>
          <w:sz w:val="21"/>
          <w:szCs w:val="21"/>
        </w:rPr>
        <w:t>*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salt_vs_pepper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)</w:t>
      </w:r>
    </w:p>
    <w:p w14:paraId="472F5EDA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num_pepper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gramStart"/>
      <w:r w:rsidRPr="004E404A">
        <w:rPr>
          <w:rFonts w:ascii="Fira Code" w:hAnsi="Fira Code" w:cs="Fira Code"/>
          <w:color w:val="56B6C2"/>
          <w:sz w:val="21"/>
          <w:szCs w:val="21"/>
        </w:rPr>
        <w:t>int</w:t>
      </w:r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total_pixels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*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amount </w:t>
      </w:r>
      <w:r w:rsidRPr="004E404A">
        <w:rPr>
          <w:rFonts w:ascii="Fira Code" w:hAnsi="Fira Code" w:cs="Fira Code"/>
          <w:color w:val="C678DD"/>
          <w:sz w:val="21"/>
          <w:szCs w:val="21"/>
        </w:rPr>
        <w:t>*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(</w:t>
      </w:r>
      <w:r w:rsidRPr="004E404A">
        <w:rPr>
          <w:rFonts w:ascii="Fira Code" w:hAnsi="Fira Code" w:cs="Fira Code"/>
          <w:color w:val="D19A66"/>
          <w:sz w:val="21"/>
          <w:szCs w:val="21"/>
        </w:rPr>
        <w:t>1.0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-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salt_vs_pepper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))</w:t>
      </w:r>
    </w:p>
    <w:p w14:paraId="7F569CF2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38CFE241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salt_coords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(</w:t>
      </w:r>
    </w:p>
    <w:p w14:paraId="1A27B880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   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rng.integers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image.shape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[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],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num_salt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),</w:t>
      </w:r>
    </w:p>
    <w:p w14:paraId="00DDB4A9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   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rng.integers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image.shape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[</w:t>
      </w:r>
      <w:r w:rsidRPr="004E404A">
        <w:rPr>
          <w:rFonts w:ascii="Fira Code" w:hAnsi="Fira Code" w:cs="Fira Code"/>
          <w:color w:val="D19A66"/>
          <w:sz w:val="21"/>
          <w:szCs w:val="21"/>
        </w:rPr>
        <w:t>1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],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num_salt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),</w:t>
      </w:r>
    </w:p>
    <w:p w14:paraId="546866AC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)</w:t>
      </w:r>
    </w:p>
    <w:p w14:paraId="4437C5ED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pepper_coords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(</w:t>
      </w:r>
    </w:p>
    <w:p w14:paraId="2AB0FA8D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   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rng.integers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image.shape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[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],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num_pepper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),</w:t>
      </w:r>
    </w:p>
    <w:p w14:paraId="6288CAD0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   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rng.integers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(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proofErr w:type="gramStart"/>
      <w:r w:rsidRPr="004E404A">
        <w:rPr>
          <w:rFonts w:ascii="Fira Code" w:hAnsi="Fira Code" w:cs="Fira Code"/>
          <w:color w:val="ABB2BF"/>
          <w:sz w:val="21"/>
          <w:szCs w:val="21"/>
        </w:rPr>
        <w:t>image.shape</w:t>
      </w:r>
      <w:proofErr w:type="spellEnd"/>
      <w:proofErr w:type="gramEnd"/>
      <w:r w:rsidRPr="004E404A">
        <w:rPr>
          <w:rFonts w:ascii="Fira Code" w:hAnsi="Fira Code" w:cs="Fira Code"/>
          <w:color w:val="ABB2BF"/>
          <w:sz w:val="21"/>
          <w:szCs w:val="21"/>
        </w:rPr>
        <w:t>[</w:t>
      </w:r>
      <w:r w:rsidRPr="004E404A">
        <w:rPr>
          <w:rFonts w:ascii="Fira Code" w:hAnsi="Fira Code" w:cs="Fira Code"/>
          <w:color w:val="D19A66"/>
          <w:sz w:val="21"/>
          <w:szCs w:val="21"/>
        </w:rPr>
        <w:t>1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], 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num_pepper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>),</w:t>
      </w:r>
    </w:p>
    <w:p w14:paraId="34D9745D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)</w:t>
      </w:r>
    </w:p>
    <w:p w14:paraId="1551F5B8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044C56D5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noisy[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salt_coords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]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D19A66"/>
          <w:sz w:val="21"/>
          <w:szCs w:val="21"/>
        </w:rPr>
        <w:t>255</w:t>
      </w:r>
    </w:p>
    <w:p w14:paraId="7FABEBB0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noisy[</w:t>
      </w:r>
      <w:proofErr w:type="spellStart"/>
      <w:r w:rsidRPr="004E404A">
        <w:rPr>
          <w:rFonts w:ascii="Fira Code" w:hAnsi="Fira Code" w:cs="Fira Code"/>
          <w:color w:val="ABB2BF"/>
          <w:sz w:val="21"/>
          <w:szCs w:val="21"/>
        </w:rPr>
        <w:t>pepper_coords</w:t>
      </w:r>
      <w:proofErr w:type="spellEnd"/>
      <w:r w:rsidRPr="004E404A">
        <w:rPr>
          <w:rFonts w:ascii="Fira Code" w:hAnsi="Fira Code" w:cs="Fira Code"/>
          <w:color w:val="ABB2BF"/>
          <w:sz w:val="21"/>
          <w:szCs w:val="21"/>
        </w:rPr>
        <w:t xml:space="preserve">] </w:t>
      </w:r>
      <w:r w:rsidRPr="004E404A">
        <w:rPr>
          <w:rFonts w:ascii="Fira Code" w:hAnsi="Fira Code" w:cs="Fira Code"/>
          <w:color w:val="C678DD"/>
          <w:sz w:val="21"/>
          <w:szCs w:val="21"/>
        </w:rPr>
        <w:t>=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4E404A">
        <w:rPr>
          <w:rFonts w:ascii="Fira Code" w:hAnsi="Fira Code" w:cs="Fira Code"/>
          <w:color w:val="D19A66"/>
          <w:sz w:val="21"/>
          <w:szCs w:val="21"/>
        </w:rPr>
        <w:t>0</w:t>
      </w:r>
    </w:p>
    <w:p w14:paraId="017DB5A1" w14:textId="77777777" w:rsidR="004E404A" w:rsidRPr="004E404A" w:rsidRDefault="004E404A" w:rsidP="004E404A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4E404A">
        <w:rPr>
          <w:rFonts w:ascii="Fira Code" w:hAnsi="Fira Code" w:cs="Fira Code"/>
          <w:color w:val="ABB2BF"/>
          <w:sz w:val="21"/>
          <w:szCs w:val="21"/>
        </w:rPr>
        <w:t xml:space="preserve">    </w:t>
      </w:r>
      <w:r w:rsidRPr="004E404A">
        <w:rPr>
          <w:rFonts w:ascii="Fira Code" w:hAnsi="Fira Code" w:cs="Fira Code"/>
          <w:color w:val="C678DD"/>
          <w:sz w:val="21"/>
          <w:szCs w:val="21"/>
        </w:rPr>
        <w:t>return</w:t>
      </w:r>
      <w:r w:rsidRPr="004E404A">
        <w:rPr>
          <w:rFonts w:ascii="Fira Code" w:hAnsi="Fira Code" w:cs="Fira Code"/>
          <w:color w:val="ABB2BF"/>
          <w:sz w:val="21"/>
          <w:szCs w:val="21"/>
        </w:rPr>
        <w:t xml:space="preserve"> noisy</w:t>
      </w:r>
    </w:p>
    <w:p w14:paraId="709A35F8" w14:textId="77777777" w:rsidR="00E8113F" w:rsidRDefault="00E8113F" w:rsidP="004E404A">
      <w:pPr>
        <w:ind w:left="360"/>
        <w:rPr>
          <w:sz w:val="28"/>
          <w:szCs w:val="28"/>
        </w:rPr>
      </w:pPr>
    </w:p>
    <w:p w14:paraId="32C32F30" w14:textId="77777777" w:rsidR="003F6676" w:rsidRDefault="003F6676" w:rsidP="004E404A">
      <w:pPr>
        <w:ind w:left="360"/>
        <w:rPr>
          <w:sz w:val="28"/>
          <w:szCs w:val="28"/>
        </w:rPr>
      </w:pPr>
    </w:p>
    <w:p w14:paraId="71B4F2CC" w14:textId="77777777" w:rsidR="003F6676" w:rsidRDefault="003F6676" w:rsidP="004E404A">
      <w:pPr>
        <w:ind w:left="360"/>
        <w:rPr>
          <w:sz w:val="28"/>
          <w:szCs w:val="28"/>
        </w:rPr>
      </w:pPr>
    </w:p>
    <w:p w14:paraId="11281F20" w14:textId="77777777" w:rsidR="00D35A7B" w:rsidRDefault="00D35A7B" w:rsidP="004E404A">
      <w:pPr>
        <w:ind w:left="360"/>
        <w:rPr>
          <w:sz w:val="28"/>
          <w:szCs w:val="28"/>
        </w:rPr>
      </w:pPr>
    </w:p>
    <w:p w14:paraId="41643439" w14:textId="77777777" w:rsidR="00D35A7B" w:rsidRDefault="00D35A7B" w:rsidP="004E404A">
      <w:pPr>
        <w:ind w:left="360"/>
        <w:rPr>
          <w:sz w:val="28"/>
          <w:szCs w:val="28"/>
        </w:rPr>
      </w:pPr>
    </w:p>
    <w:p w14:paraId="3A51D13E" w14:textId="77777777" w:rsidR="00D35A7B" w:rsidRDefault="00D35A7B" w:rsidP="004E404A">
      <w:pPr>
        <w:ind w:left="360"/>
        <w:rPr>
          <w:sz w:val="28"/>
          <w:szCs w:val="28"/>
        </w:rPr>
      </w:pPr>
    </w:p>
    <w:p w14:paraId="5B167952" w14:textId="77777777" w:rsidR="00D35A7B" w:rsidRDefault="00D35A7B" w:rsidP="004E404A">
      <w:pPr>
        <w:ind w:left="360"/>
        <w:rPr>
          <w:sz w:val="28"/>
          <w:szCs w:val="28"/>
        </w:rPr>
      </w:pPr>
    </w:p>
    <w:p w14:paraId="4B3FB38B" w14:textId="77777777" w:rsidR="00D35A7B" w:rsidRDefault="00D35A7B" w:rsidP="004E404A">
      <w:pPr>
        <w:ind w:left="360"/>
        <w:rPr>
          <w:sz w:val="28"/>
          <w:szCs w:val="28"/>
        </w:rPr>
      </w:pPr>
    </w:p>
    <w:p w14:paraId="22A18FE5" w14:textId="77777777" w:rsidR="00D35A7B" w:rsidRDefault="00D35A7B" w:rsidP="004E404A">
      <w:pPr>
        <w:ind w:left="360"/>
        <w:rPr>
          <w:sz w:val="28"/>
          <w:szCs w:val="28"/>
        </w:rPr>
      </w:pPr>
    </w:p>
    <w:p w14:paraId="5C214892" w14:textId="77777777" w:rsidR="003F6676" w:rsidRPr="00E8113F" w:rsidRDefault="003F6676" w:rsidP="004E404A">
      <w:pPr>
        <w:ind w:left="360"/>
        <w:rPr>
          <w:sz w:val="28"/>
          <w:szCs w:val="28"/>
        </w:rPr>
      </w:pPr>
    </w:p>
    <w:p w14:paraId="510052E0" w14:textId="22870D26" w:rsidR="00E8113F" w:rsidRPr="00D35A7B" w:rsidRDefault="00E8113F" w:rsidP="00D35A7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35A7B">
        <w:rPr>
          <w:sz w:val="28"/>
          <w:szCs w:val="28"/>
        </w:rPr>
        <w:lastRenderedPageBreak/>
        <w:t>Implement mean and median filtering in 5x5 windows</w:t>
      </w:r>
    </w:p>
    <w:p w14:paraId="4851DECB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gaussian_noisy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add_gaussian_</w:t>
      </w:r>
      <w:proofErr w:type="gramStart"/>
      <w:r w:rsidRPr="0039468D">
        <w:rPr>
          <w:rFonts w:ascii="Fira Code" w:hAnsi="Fira Code" w:cs="Fira Code"/>
          <w:color w:val="ABB2BF"/>
          <w:sz w:val="21"/>
          <w:szCs w:val="21"/>
        </w:rPr>
        <w:t>noise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39468D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39468D">
        <w:rPr>
          <w:rFonts w:ascii="Fira Code" w:hAnsi="Fira Code" w:cs="Fira Code"/>
          <w:color w:val="D19A66"/>
          <w:sz w:val="21"/>
          <w:szCs w:val="21"/>
        </w:rPr>
        <w:t>std</w:t>
      </w:r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D19A66"/>
          <w:sz w:val="21"/>
          <w:szCs w:val="21"/>
        </w:rPr>
        <w:t>20.0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r w:rsidRPr="0039468D">
        <w:rPr>
          <w:rFonts w:ascii="Fira Code" w:hAnsi="Fira Code" w:cs="Fira Code"/>
          <w:color w:val="D19A66"/>
          <w:sz w:val="21"/>
          <w:szCs w:val="21"/>
        </w:rPr>
        <w:t>rng</w:t>
      </w:r>
      <w:proofErr w:type="spellEnd"/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>)</w:t>
      </w:r>
    </w:p>
    <w:p w14:paraId="07DCFB19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39468D">
        <w:rPr>
          <w:rFonts w:ascii="Fira Code" w:hAnsi="Fira Code" w:cs="Fira Code"/>
          <w:i/>
          <w:iCs/>
          <w:color w:val="5C6370"/>
          <w:sz w:val="21"/>
          <w:szCs w:val="21"/>
        </w:rPr>
        <w:t># Gaussian noise denoised with Gaussian blur</w:t>
      </w:r>
    </w:p>
    <w:p w14:paraId="4399B065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39468D">
        <w:rPr>
          <w:rFonts w:ascii="Fira Code" w:hAnsi="Fira Code" w:cs="Fira Code"/>
          <w:i/>
          <w:iCs/>
          <w:color w:val="5C6370"/>
          <w:sz w:val="21"/>
          <w:szCs w:val="21"/>
        </w:rPr>
        <w:t># 5x5 kernel keeps parity with other operations</w:t>
      </w:r>
    </w:p>
    <w:p w14:paraId="7A10E303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gaussian_denoised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 cv2.GaussianBlur(</w:t>
      </w: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gaussian_noisy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>, (</w:t>
      </w:r>
      <w:r w:rsidRPr="0039468D">
        <w:rPr>
          <w:rFonts w:ascii="Fira Code" w:hAnsi="Fira Code" w:cs="Fira Code"/>
          <w:color w:val="D19A66"/>
          <w:sz w:val="21"/>
          <w:szCs w:val="21"/>
        </w:rPr>
        <w:t>5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39468D">
        <w:rPr>
          <w:rFonts w:ascii="Fira Code" w:hAnsi="Fira Code" w:cs="Fira Code"/>
          <w:color w:val="D19A66"/>
          <w:sz w:val="21"/>
          <w:szCs w:val="21"/>
        </w:rPr>
        <w:t>5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), </w:t>
      </w:r>
      <w:proofErr w:type="spellStart"/>
      <w:r w:rsidRPr="0039468D">
        <w:rPr>
          <w:rFonts w:ascii="Fira Code" w:hAnsi="Fira Code" w:cs="Fira Code"/>
          <w:color w:val="D19A66"/>
          <w:sz w:val="21"/>
          <w:szCs w:val="21"/>
        </w:rPr>
        <w:t>sigmaX</w:t>
      </w:r>
      <w:proofErr w:type="spellEnd"/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D19A66"/>
          <w:sz w:val="21"/>
          <w:szCs w:val="21"/>
        </w:rPr>
        <w:t>0</w:t>
      </w:r>
      <w:r w:rsidRPr="0039468D">
        <w:rPr>
          <w:rFonts w:ascii="Fira Code" w:hAnsi="Fira Code" w:cs="Fira Code"/>
          <w:color w:val="ABB2BF"/>
          <w:sz w:val="21"/>
          <w:szCs w:val="21"/>
        </w:rPr>
        <w:t>)</w:t>
      </w:r>
    </w:p>
    <w:p w14:paraId="74E1DF80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1848239E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salt_pepper_noisy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add_salt_pepper_</w:t>
      </w:r>
      <w:proofErr w:type="gramStart"/>
      <w:r w:rsidRPr="0039468D">
        <w:rPr>
          <w:rFonts w:ascii="Fira Code" w:hAnsi="Fira Code" w:cs="Fira Code"/>
          <w:color w:val="ABB2BF"/>
          <w:sz w:val="21"/>
          <w:szCs w:val="21"/>
        </w:rPr>
        <w:t>noise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>(</w:t>
      </w:r>
      <w:proofErr w:type="spellStart"/>
      <w:proofErr w:type="gramEnd"/>
      <w:r w:rsidRPr="0039468D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39468D">
        <w:rPr>
          <w:rFonts w:ascii="Fira Code" w:hAnsi="Fira Code" w:cs="Fira Code"/>
          <w:color w:val="D19A66"/>
          <w:sz w:val="21"/>
          <w:szCs w:val="21"/>
        </w:rPr>
        <w:t>amount</w:t>
      </w:r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D19A66"/>
          <w:sz w:val="21"/>
          <w:szCs w:val="21"/>
        </w:rPr>
        <w:t>0.03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r w:rsidRPr="0039468D">
        <w:rPr>
          <w:rFonts w:ascii="Fira Code" w:hAnsi="Fira Code" w:cs="Fira Code"/>
          <w:color w:val="D19A66"/>
          <w:sz w:val="21"/>
          <w:szCs w:val="21"/>
        </w:rPr>
        <w:t>salt_vs_pepper</w:t>
      </w:r>
      <w:proofErr w:type="spellEnd"/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D19A66"/>
          <w:sz w:val="21"/>
          <w:szCs w:val="21"/>
        </w:rPr>
        <w:t>0.6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r w:rsidRPr="0039468D">
        <w:rPr>
          <w:rFonts w:ascii="Fira Code" w:hAnsi="Fira Code" w:cs="Fira Code"/>
          <w:color w:val="D19A66"/>
          <w:sz w:val="21"/>
          <w:szCs w:val="21"/>
        </w:rPr>
        <w:t>rng</w:t>
      </w:r>
      <w:proofErr w:type="spellEnd"/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rng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>)</w:t>
      </w:r>
    </w:p>
    <w:p w14:paraId="228B3074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39468D">
        <w:rPr>
          <w:rFonts w:ascii="Fira Code" w:hAnsi="Fira Code" w:cs="Fira Code"/>
          <w:i/>
          <w:iCs/>
          <w:color w:val="5C6370"/>
          <w:sz w:val="21"/>
          <w:szCs w:val="21"/>
        </w:rPr>
        <w:t># Salt &amp; pepper noise denoised with median blur (distinct method)</w:t>
      </w:r>
    </w:p>
    <w:p w14:paraId="50CE93A1" w14:textId="77777777" w:rsidR="0039468D" w:rsidRPr="0039468D" w:rsidRDefault="0039468D" w:rsidP="0039468D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salt_pepper_denoised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39468D">
        <w:rPr>
          <w:rFonts w:ascii="Fira Code" w:hAnsi="Fira Code" w:cs="Fira Code"/>
          <w:color w:val="C678DD"/>
          <w:sz w:val="21"/>
          <w:szCs w:val="21"/>
        </w:rPr>
        <w:t>=</w:t>
      </w:r>
      <w:r w:rsidRPr="0039468D">
        <w:rPr>
          <w:rFonts w:ascii="Fira Code" w:hAnsi="Fira Code" w:cs="Fira Code"/>
          <w:color w:val="ABB2BF"/>
          <w:sz w:val="21"/>
          <w:szCs w:val="21"/>
        </w:rPr>
        <w:t xml:space="preserve"> cv2.medianBlur(</w:t>
      </w:r>
      <w:proofErr w:type="spellStart"/>
      <w:r w:rsidRPr="0039468D">
        <w:rPr>
          <w:rFonts w:ascii="Fira Code" w:hAnsi="Fira Code" w:cs="Fira Code"/>
          <w:color w:val="ABB2BF"/>
          <w:sz w:val="21"/>
          <w:szCs w:val="21"/>
        </w:rPr>
        <w:t>salt_pepper_noisy</w:t>
      </w:r>
      <w:proofErr w:type="spellEnd"/>
      <w:r w:rsidRPr="0039468D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39468D">
        <w:rPr>
          <w:rFonts w:ascii="Fira Code" w:hAnsi="Fira Code" w:cs="Fira Code"/>
          <w:color w:val="D19A66"/>
          <w:sz w:val="21"/>
          <w:szCs w:val="21"/>
        </w:rPr>
        <w:t>5</w:t>
      </w:r>
      <w:r w:rsidRPr="0039468D">
        <w:rPr>
          <w:rFonts w:ascii="Fira Code" w:hAnsi="Fira Code" w:cs="Fira Code"/>
          <w:color w:val="ABB2BF"/>
          <w:sz w:val="21"/>
          <w:szCs w:val="21"/>
        </w:rPr>
        <w:t>)</w:t>
      </w:r>
    </w:p>
    <w:p w14:paraId="49645C52" w14:textId="77777777" w:rsidR="00E8113F" w:rsidRPr="00E8113F" w:rsidRDefault="00E8113F" w:rsidP="00E8113F">
      <w:pPr>
        <w:rPr>
          <w:sz w:val="28"/>
          <w:szCs w:val="28"/>
        </w:rPr>
      </w:pPr>
    </w:p>
    <w:p w14:paraId="167FCF22" w14:textId="742B6562" w:rsidR="00E8113F" w:rsidRDefault="00E8113F" w:rsidP="00E8113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8113F">
        <w:rPr>
          <w:sz w:val="28"/>
          <w:szCs w:val="28"/>
        </w:rPr>
        <w:t xml:space="preserve">Check if mean or median filtering </w:t>
      </w:r>
      <w:proofErr w:type="gramStart"/>
      <w:r w:rsidRPr="00E8113F">
        <w:rPr>
          <w:sz w:val="28"/>
          <w:szCs w:val="28"/>
        </w:rPr>
        <w:t>is able to</w:t>
      </w:r>
      <w:proofErr w:type="gramEnd"/>
      <w:r w:rsidRPr="00E8113F">
        <w:rPr>
          <w:sz w:val="28"/>
          <w:szCs w:val="28"/>
        </w:rPr>
        <w:t xml:space="preserve"> completely remove Gaussian noise or Salt/Pepper</w:t>
      </w:r>
      <w:r w:rsidRPr="00E8113F">
        <w:rPr>
          <w:rFonts w:hint="eastAsia"/>
          <w:sz w:val="28"/>
          <w:szCs w:val="28"/>
        </w:rPr>
        <w:t xml:space="preserve"> </w:t>
      </w:r>
      <w:r w:rsidRPr="00E8113F">
        <w:rPr>
          <w:sz w:val="28"/>
          <w:szCs w:val="28"/>
        </w:rPr>
        <w:t>noise. Compare original image and denoised image.</w:t>
      </w:r>
    </w:p>
    <w:p w14:paraId="7E1114D9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fig, axes </w:t>
      </w:r>
      <w:r w:rsidRPr="00C64CA4">
        <w:rPr>
          <w:rFonts w:ascii="Fira Code" w:hAnsi="Fira Code" w:cs="Fira Code"/>
          <w:color w:val="C678DD"/>
          <w:sz w:val="21"/>
          <w:szCs w:val="21"/>
        </w:rPr>
        <w:t>=</w:t>
      </w:r>
      <w:r w:rsidRPr="00C64CA4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proofErr w:type="gramStart"/>
      <w:r w:rsidRPr="00C64CA4">
        <w:rPr>
          <w:rFonts w:ascii="Fira Code" w:hAnsi="Fira Code" w:cs="Fira Code"/>
          <w:color w:val="ABB2BF"/>
          <w:sz w:val="21"/>
          <w:szCs w:val="21"/>
        </w:rPr>
        <w:t>plt.subplots</w:t>
      </w:r>
      <w:proofErr w:type="spellEnd"/>
      <w:proofErr w:type="gramEnd"/>
      <w:r w:rsidRPr="00C64CA4">
        <w:rPr>
          <w:rFonts w:ascii="Fira Code" w:hAnsi="Fira Code" w:cs="Fira Code"/>
          <w:color w:val="ABB2BF"/>
          <w:sz w:val="21"/>
          <w:szCs w:val="21"/>
        </w:rPr>
        <w:t>(</w:t>
      </w:r>
      <w:r w:rsidRPr="00C64CA4">
        <w:rPr>
          <w:rFonts w:ascii="Fira Code" w:hAnsi="Fira Code" w:cs="Fira Code"/>
          <w:color w:val="D19A66"/>
          <w:sz w:val="21"/>
          <w:szCs w:val="21"/>
        </w:rPr>
        <w:t>2</w:t>
      </w:r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D19A66"/>
          <w:sz w:val="21"/>
          <w:szCs w:val="21"/>
        </w:rPr>
        <w:t>3</w:t>
      </w:r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D19A66"/>
          <w:sz w:val="21"/>
          <w:szCs w:val="21"/>
        </w:rPr>
        <w:t>figsize</w:t>
      </w:r>
      <w:proofErr w:type="gramStart"/>
      <w:r w:rsidRPr="00C64CA4">
        <w:rPr>
          <w:rFonts w:ascii="Fira Code" w:hAnsi="Fira Code" w:cs="Fira Code"/>
          <w:color w:val="C678DD"/>
          <w:sz w:val="21"/>
          <w:szCs w:val="21"/>
        </w:rPr>
        <w:t>=</w:t>
      </w:r>
      <w:r w:rsidRPr="00C64CA4">
        <w:rPr>
          <w:rFonts w:ascii="Fira Code" w:hAnsi="Fira Code" w:cs="Fira Code"/>
          <w:color w:val="ABB2BF"/>
          <w:sz w:val="21"/>
          <w:szCs w:val="21"/>
        </w:rPr>
        <w:t>(</w:t>
      </w:r>
      <w:proofErr w:type="gramEnd"/>
      <w:r w:rsidRPr="00C64CA4">
        <w:rPr>
          <w:rFonts w:ascii="Fira Code" w:hAnsi="Fira Code" w:cs="Fira Code"/>
          <w:color w:val="D19A66"/>
          <w:sz w:val="21"/>
          <w:szCs w:val="21"/>
        </w:rPr>
        <w:t>12</w:t>
      </w:r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D19A66"/>
          <w:sz w:val="21"/>
          <w:szCs w:val="21"/>
        </w:rPr>
        <w:t>8</w:t>
      </w:r>
      <w:r w:rsidRPr="00C64CA4">
        <w:rPr>
          <w:rFonts w:ascii="Fira Code" w:hAnsi="Fira Code" w:cs="Fira Code"/>
          <w:color w:val="ABB2BF"/>
          <w:sz w:val="21"/>
          <w:szCs w:val="21"/>
        </w:rPr>
        <w:t>))</w:t>
      </w:r>
    </w:p>
    <w:p w14:paraId="7059CAD4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proofErr w:type="gramStart"/>
      <w:r w:rsidRPr="00C64CA4">
        <w:rPr>
          <w:rFonts w:ascii="Fira Code" w:hAnsi="Fira Code" w:cs="Fira Code"/>
          <w:color w:val="ABB2BF"/>
          <w:sz w:val="21"/>
          <w:szCs w:val="21"/>
        </w:rPr>
        <w:t>fig.suptitle</w:t>
      </w:r>
      <w:proofErr w:type="spellEnd"/>
      <w:proofErr w:type="gramEnd"/>
      <w:r w:rsidRPr="00C64CA4">
        <w:rPr>
          <w:rFonts w:ascii="Fira Code" w:hAnsi="Fira Code" w:cs="Fira Code"/>
          <w:color w:val="ABB2BF"/>
          <w:sz w:val="21"/>
          <w:szCs w:val="21"/>
        </w:rPr>
        <w:t>(</w:t>
      </w:r>
      <w:r w:rsidRPr="00C64CA4">
        <w:rPr>
          <w:rFonts w:ascii="Fira Code" w:hAnsi="Fira Code" w:cs="Fira Code"/>
          <w:color w:val="98C379"/>
          <w:sz w:val="21"/>
          <w:szCs w:val="21"/>
        </w:rPr>
        <w:t>"Noise addition and denoising on lena.png"</w:t>
      </w:r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r w:rsidRPr="00C64CA4">
        <w:rPr>
          <w:rFonts w:ascii="Fira Code" w:hAnsi="Fira Code" w:cs="Fira Code"/>
          <w:color w:val="D19A66"/>
          <w:sz w:val="21"/>
          <w:szCs w:val="21"/>
        </w:rPr>
        <w:t>fontsize</w:t>
      </w:r>
      <w:proofErr w:type="spellEnd"/>
      <w:r w:rsidRPr="00C64CA4">
        <w:rPr>
          <w:rFonts w:ascii="Fira Code" w:hAnsi="Fira Code" w:cs="Fira Code"/>
          <w:color w:val="C678DD"/>
          <w:sz w:val="21"/>
          <w:szCs w:val="21"/>
        </w:rPr>
        <w:t>=</w:t>
      </w:r>
      <w:r w:rsidRPr="00C64CA4">
        <w:rPr>
          <w:rFonts w:ascii="Fira Code" w:hAnsi="Fira Code" w:cs="Fira Code"/>
          <w:color w:val="D19A66"/>
          <w:sz w:val="21"/>
          <w:szCs w:val="21"/>
        </w:rPr>
        <w:t>14</w:t>
      </w:r>
      <w:r w:rsidRPr="00C64CA4">
        <w:rPr>
          <w:rFonts w:ascii="Fira Code" w:hAnsi="Fira Code" w:cs="Fira Code"/>
          <w:color w:val="ABB2BF"/>
          <w:sz w:val="21"/>
          <w:szCs w:val="21"/>
        </w:rPr>
        <w:t>)</w:t>
      </w:r>
    </w:p>
    <w:p w14:paraId="3FC72CEA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5712D743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images </w:t>
      </w:r>
      <w:r w:rsidRPr="00C64CA4">
        <w:rPr>
          <w:rFonts w:ascii="Fira Code" w:hAnsi="Fira Code" w:cs="Fira Code"/>
          <w:color w:val="C678DD"/>
          <w:sz w:val="21"/>
          <w:szCs w:val="21"/>
        </w:rPr>
        <w:t>=</w:t>
      </w:r>
      <w:r w:rsidRPr="00C64CA4">
        <w:rPr>
          <w:rFonts w:ascii="Fira Code" w:hAnsi="Fira Code" w:cs="Fira Code"/>
          <w:color w:val="ABB2BF"/>
          <w:sz w:val="21"/>
          <w:szCs w:val="21"/>
        </w:rPr>
        <w:t xml:space="preserve"> [</w:t>
      </w:r>
    </w:p>
    <w:p w14:paraId="08D8FF68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    (</w:t>
      </w:r>
      <w:proofErr w:type="spellStart"/>
      <w:r w:rsidRPr="00C64CA4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98C379"/>
          <w:sz w:val="21"/>
          <w:szCs w:val="21"/>
        </w:rPr>
        <w:t>"Original"</w:t>
      </w:r>
      <w:r w:rsidRPr="00C64CA4">
        <w:rPr>
          <w:rFonts w:ascii="Fira Code" w:hAnsi="Fira Code" w:cs="Fira Code"/>
          <w:color w:val="ABB2BF"/>
          <w:sz w:val="21"/>
          <w:szCs w:val="21"/>
        </w:rPr>
        <w:t>),</w:t>
      </w:r>
    </w:p>
    <w:p w14:paraId="07CAF900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    (</w:t>
      </w:r>
      <w:proofErr w:type="spellStart"/>
      <w:r w:rsidRPr="00C64CA4">
        <w:rPr>
          <w:rFonts w:ascii="Fira Code" w:hAnsi="Fira Code" w:cs="Fira Code"/>
          <w:color w:val="ABB2BF"/>
          <w:sz w:val="21"/>
          <w:szCs w:val="21"/>
        </w:rPr>
        <w:t>gaussian_noisy</w:t>
      </w:r>
      <w:proofErr w:type="spellEnd"/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98C379"/>
          <w:sz w:val="21"/>
          <w:szCs w:val="21"/>
        </w:rPr>
        <w:t>"Gaussian noise"</w:t>
      </w:r>
      <w:r w:rsidRPr="00C64CA4">
        <w:rPr>
          <w:rFonts w:ascii="Fira Code" w:hAnsi="Fira Code" w:cs="Fira Code"/>
          <w:color w:val="ABB2BF"/>
          <w:sz w:val="21"/>
          <w:szCs w:val="21"/>
        </w:rPr>
        <w:t>),</w:t>
      </w:r>
    </w:p>
    <w:p w14:paraId="10BF1BAB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    (</w:t>
      </w:r>
      <w:proofErr w:type="spellStart"/>
      <w:r w:rsidRPr="00C64CA4">
        <w:rPr>
          <w:rFonts w:ascii="Fira Code" w:hAnsi="Fira Code" w:cs="Fira Code"/>
          <w:color w:val="ABB2BF"/>
          <w:sz w:val="21"/>
          <w:szCs w:val="21"/>
        </w:rPr>
        <w:t>gaussian_denoised</w:t>
      </w:r>
      <w:proofErr w:type="spellEnd"/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98C379"/>
          <w:sz w:val="21"/>
          <w:szCs w:val="21"/>
        </w:rPr>
        <w:t>"Gaussian blur (5x5)"</w:t>
      </w:r>
      <w:r w:rsidRPr="00C64CA4">
        <w:rPr>
          <w:rFonts w:ascii="Fira Code" w:hAnsi="Fira Code" w:cs="Fira Code"/>
          <w:color w:val="ABB2BF"/>
          <w:sz w:val="21"/>
          <w:szCs w:val="21"/>
        </w:rPr>
        <w:t>),</w:t>
      </w:r>
    </w:p>
    <w:p w14:paraId="0E95181C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    (</w:t>
      </w:r>
      <w:proofErr w:type="spellStart"/>
      <w:r w:rsidRPr="00C64CA4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98C379"/>
          <w:sz w:val="21"/>
          <w:szCs w:val="21"/>
        </w:rPr>
        <w:t>"Original"</w:t>
      </w:r>
      <w:r w:rsidRPr="00C64CA4">
        <w:rPr>
          <w:rFonts w:ascii="Fira Code" w:hAnsi="Fira Code" w:cs="Fira Code"/>
          <w:color w:val="ABB2BF"/>
          <w:sz w:val="21"/>
          <w:szCs w:val="21"/>
        </w:rPr>
        <w:t>),</w:t>
      </w:r>
    </w:p>
    <w:p w14:paraId="08CAAB5D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    (</w:t>
      </w:r>
      <w:proofErr w:type="spellStart"/>
      <w:r w:rsidRPr="00C64CA4">
        <w:rPr>
          <w:rFonts w:ascii="Fira Code" w:hAnsi="Fira Code" w:cs="Fira Code"/>
          <w:color w:val="ABB2BF"/>
          <w:sz w:val="21"/>
          <w:szCs w:val="21"/>
        </w:rPr>
        <w:t>salt_pepper_noisy</w:t>
      </w:r>
      <w:proofErr w:type="spellEnd"/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98C379"/>
          <w:sz w:val="21"/>
          <w:szCs w:val="21"/>
        </w:rPr>
        <w:t>"Salt &amp; pepper noise"</w:t>
      </w:r>
      <w:r w:rsidRPr="00C64CA4">
        <w:rPr>
          <w:rFonts w:ascii="Fira Code" w:hAnsi="Fira Code" w:cs="Fira Code"/>
          <w:color w:val="ABB2BF"/>
          <w:sz w:val="21"/>
          <w:szCs w:val="21"/>
        </w:rPr>
        <w:t>),</w:t>
      </w:r>
    </w:p>
    <w:p w14:paraId="621CC34F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 xml:space="preserve">    (</w:t>
      </w:r>
      <w:proofErr w:type="spellStart"/>
      <w:r w:rsidRPr="00C64CA4">
        <w:rPr>
          <w:rFonts w:ascii="Fira Code" w:hAnsi="Fira Code" w:cs="Fira Code"/>
          <w:color w:val="ABB2BF"/>
          <w:sz w:val="21"/>
          <w:szCs w:val="21"/>
        </w:rPr>
        <w:t>salt_pepper_denoised</w:t>
      </w:r>
      <w:proofErr w:type="spellEnd"/>
      <w:r w:rsidRPr="00C64CA4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C64CA4">
        <w:rPr>
          <w:rFonts w:ascii="Fira Code" w:hAnsi="Fira Code" w:cs="Fira Code"/>
          <w:color w:val="98C379"/>
          <w:sz w:val="21"/>
          <w:szCs w:val="21"/>
        </w:rPr>
        <w:t>"Median blur (5x5)"</w:t>
      </w:r>
      <w:r w:rsidRPr="00C64CA4">
        <w:rPr>
          <w:rFonts w:ascii="Fira Code" w:hAnsi="Fira Code" w:cs="Fira Code"/>
          <w:color w:val="ABB2BF"/>
          <w:sz w:val="21"/>
          <w:szCs w:val="21"/>
        </w:rPr>
        <w:t>),</w:t>
      </w:r>
    </w:p>
    <w:p w14:paraId="047D9435" w14:textId="77777777" w:rsidR="00C64CA4" w:rsidRPr="00C64CA4" w:rsidRDefault="00C64CA4" w:rsidP="00C64CA4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C64CA4">
        <w:rPr>
          <w:rFonts w:ascii="Fira Code" w:hAnsi="Fira Code" w:cs="Fira Code"/>
          <w:color w:val="ABB2BF"/>
          <w:sz w:val="21"/>
          <w:szCs w:val="21"/>
        </w:rPr>
        <w:t>]</w:t>
      </w:r>
    </w:p>
    <w:p w14:paraId="0A7E67D7" w14:textId="77777777" w:rsidR="00E8113F" w:rsidRDefault="00E8113F" w:rsidP="00C64CA4">
      <w:pPr>
        <w:ind w:left="360"/>
        <w:rPr>
          <w:sz w:val="28"/>
          <w:szCs w:val="28"/>
        </w:rPr>
      </w:pPr>
    </w:p>
    <w:p w14:paraId="45B23822" w14:textId="7642431A" w:rsidR="003F6676" w:rsidRPr="00C64CA4" w:rsidRDefault="003F6676" w:rsidP="00C64CA4">
      <w:pPr>
        <w:ind w:left="360"/>
        <w:rPr>
          <w:sz w:val="28"/>
          <w:szCs w:val="28"/>
        </w:rPr>
      </w:pPr>
      <w:r w:rsidRPr="003F6676">
        <w:rPr>
          <w:sz w:val="28"/>
          <w:szCs w:val="28"/>
        </w:rPr>
        <w:lastRenderedPageBreak/>
        <w:drawing>
          <wp:inline distT="0" distB="0" distL="0" distR="0" wp14:anchorId="67153F58" wp14:editId="4E0286D0">
            <wp:extent cx="5943600" cy="4065905"/>
            <wp:effectExtent l="0" t="0" r="0" b="0"/>
            <wp:docPr id="1804045476" name="Picture 1" descr="A collage of 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045476" name="Picture 1" descr="A collage of a person wearing a ha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653A" w14:textId="77777777" w:rsidR="006F4FE6" w:rsidRDefault="006F4FE6" w:rsidP="006F4FE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6F4FE6">
        <w:rPr>
          <w:sz w:val="40"/>
          <w:szCs w:val="40"/>
        </w:rPr>
        <w:t>Image gradient</w:t>
      </w:r>
    </w:p>
    <w:p w14:paraId="56C1EA90" w14:textId="7E7E10FE" w:rsid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Compute image gradient in x and y direction respectively</w:t>
      </w:r>
    </w:p>
    <w:p w14:paraId="4A7CE3CB" w14:textId="77777777" w:rsidR="005F73D9" w:rsidRPr="005F73D9" w:rsidRDefault="005F73D9" w:rsidP="005F73D9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5F73D9">
        <w:rPr>
          <w:rFonts w:ascii="Fira Code" w:hAnsi="Fira Code" w:cs="Fira Code"/>
          <w:color w:val="ABB2BF"/>
          <w:sz w:val="21"/>
          <w:szCs w:val="21"/>
        </w:rPr>
        <w:t xml:space="preserve">img </w:t>
      </w:r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 cv2.imread(</w:t>
      </w:r>
      <w:r w:rsidRPr="005F73D9">
        <w:rPr>
          <w:rFonts w:ascii="Fira Code" w:hAnsi="Fira Code" w:cs="Fira Code"/>
          <w:color w:val="98C379"/>
          <w:sz w:val="21"/>
          <w:szCs w:val="21"/>
        </w:rPr>
        <w:t>"./lena.png"</w:t>
      </w:r>
      <w:r w:rsidRPr="005F73D9">
        <w:rPr>
          <w:rFonts w:ascii="Fira Code" w:hAnsi="Fira Code" w:cs="Fira Code"/>
          <w:color w:val="ABB2BF"/>
          <w:sz w:val="21"/>
          <w:szCs w:val="21"/>
        </w:rPr>
        <w:t>)</w:t>
      </w:r>
    </w:p>
    <w:p w14:paraId="343BBD43" w14:textId="77777777" w:rsidR="005F73D9" w:rsidRPr="005F73D9" w:rsidRDefault="005F73D9" w:rsidP="005F73D9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5F73D9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5F73D9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 cv2.cvtColor(img, cv2.COLOR_BGR2GRAY)</w:t>
      </w:r>
    </w:p>
    <w:p w14:paraId="72D876FF" w14:textId="77777777" w:rsidR="005F73D9" w:rsidRPr="005F73D9" w:rsidRDefault="005F73D9" w:rsidP="005F73D9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5F73D9">
        <w:rPr>
          <w:rFonts w:ascii="Fira Code" w:hAnsi="Fira Code" w:cs="Fira Code"/>
          <w:i/>
          <w:iCs/>
          <w:color w:val="5C6370"/>
          <w:sz w:val="21"/>
          <w:szCs w:val="21"/>
        </w:rPr>
        <w:t># compute gradient</w:t>
      </w:r>
    </w:p>
    <w:p w14:paraId="755A15A9" w14:textId="77777777" w:rsidR="005F73D9" w:rsidRPr="005F73D9" w:rsidRDefault="005F73D9" w:rsidP="005F73D9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5F73D9">
        <w:rPr>
          <w:rFonts w:ascii="Fira Code" w:hAnsi="Fira Code" w:cs="Fira Code"/>
          <w:color w:val="ABB2BF"/>
          <w:sz w:val="21"/>
          <w:szCs w:val="21"/>
        </w:rPr>
        <w:t>gx</w:t>
      </w:r>
      <w:proofErr w:type="spellEnd"/>
      <w:r w:rsidRPr="005F73D9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 cv2.Sobel(</w:t>
      </w:r>
      <w:proofErr w:type="spellStart"/>
      <w:r w:rsidRPr="005F73D9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5F73D9">
        <w:rPr>
          <w:rFonts w:ascii="Fira Code" w:hAnsi="Fira Code" w:cs="Fira Code"/>
          <w:color w:val="ABB2BF"/>
          <w:sz w:val="21"/>
          <w:szCs w:val="21"/>
        </w:rPr>
        <w:t xml:space="preserve">, cv2.CV_64F, </w:t>
      </w:r>
      <w:r w:rsidRPr="005F73D9">
        <w:rPr>
          <w:rFonts w:ascii="Fira Code" w:hAnsi="Fira Code" w:cs="Fira Code"/>
          <w:color w:val="D19A66"/>
          <w:sz w:val="21"/>
          <w:szCs w:val="21"/>
        </w:rPr>
        <w:t>1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5F73D9">
        <w:rPr>
          <w:rFonts w:ascii="Fira Code" w:hAnsi="Fira Code" w:cs="Fira Code"/>
          <w:color w:val="D19A66"/>
          <w:sz w:val="21"/>
          <w:szCs w:val="21"/>
        </w:rPr>
        <w:t>0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r w:rsidRPr="005F73D9">
        <w:rPr>
          <w:rFonts w:ascii="Fira Code" w:hAnsi="Fira Code" w:cs="Fira Code"/>
          <w:color w:val="D19A66"/>
          <w:sz w:val="21"/>
          <w:szCs w:val="21"/>
        </w:rPr>
        <w:t>ksize</w:t>
      </w:r>
      <w:proofErr w:type="spellEnd"/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D19A66"/>
          <w:sz w:val="21"/>
          <w:szCs w:val="21"/>
        </w:rPr>
        <w:t>5</w:t>
      </w:r>
      <w:r w:rsidRPr="005F73D9">
        <w:rPr>
          <w:rFonts w:ascii="Fira Code" w:hAnsi="Fira Code" w:cs="Fira Code"/>
          <w:color w:val="ABB2BF"/>
          <w:sz w:val="21"/>
          <w:szCs w:val="21"/>
        </w:rPr>
        <w:t>)</w:t>
      </w:r>
    </w:p>
    <w:p w14:paraId="1BFDEC5B" w14:textId="77777777" w:rsidR="005F73D9" w:rsidRPr="005F73D9" w:rsidRDefault="005F73D9" w:rsidP="005F73D9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5F73D9">
        <w:rPr>
          <w:rFonts w:ascii="Fira Code" w:hAnsi="Fira Code" w:cs="Fira Code"/>
          <w:color w:val="ABB2BF"/>
          <w:sz w:val="21"/>
          <w:szCs w:val="21"/>
        </w:rPr>
        <w:t>gy</w:t>
      </w:r>
      <w:proofErr w:type="spellEnd"/>
      <w:r w:rsidRPr="005F73D9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 cv2.Sobel(</w:t>
      </w:r>
      <w:proofErr w:type="spellStart"/>
      <w:r w:rsidRPr="005F73D9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5F73D9">
        <w:rPr>
          <w:rFonts w:ascii="Fira Code" w:hAnsi="Fira Code" w:cs="Fira Code"/>
          <w:color w:val="ABB2BF"/>
          <w:sz w:val="21"/>
          <w:szCs w:val="21"/>
        </w:rPr>
        <w:t xml:space="preserve">, cv2.CV_64F, </w:t>
      </w:r>
      <w:r w:rsidRPr="005F73D9">
        <w:rPr>
          <w:rFonts w:ascii="Fira Code" w:hAnsi="Fira Code" w:cs="Fira Code"/>
          <w:color w:val="D19A66"/>
          <w:sz w:val="21"/>
          <w:szCs w:val="21"/>
        </w:rPr>
        <w:t>0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5F73D9">
        <w:rPr>
          <w:rFonts w:ascii="Fira Code" w:hAnsi="Fira Code" w:cs="Fira Code"/>
          <w:color w:val="D19A66"/>
          <w:sz w:val="21"/>
          <w:szCs w:val="21"/>
        </w:rPr>
        <w:t>1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r w:rsidRPr="005F73D9">
        <w:rPr>
          <w:rFonts w:ascii="Fira Code" w:hAnsi="Fira Code" w:cs="Fira Code"/>
          <w:color w:val="D19A66"/>
          <w:sz w:val="21"/>
          <w:szCs w:val="21"/>
        </w:rPr>
        <w:t>ksize</w:t>
      </w:r>
      <w:proofErr w:type="spellEnd"/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D19A66"/>
          <w:sz w:val="21"/>
          <w:szCs w:val="21"/>
        </w:rPr>
        <w:t>5</w:t>
      </w:r>
      <w:r w:rsidRPr="005F73D9">
        <w:rPr>
          <w:rFonts w:ascii="Fira Code" w:hAnsi="Fira Code" w:cs="Fira Code"/>
          <w:color w:val="ABB2BF"/>
          <w:sz w:val="21"/>
          <w:szCs w:val="21"/>
        </w:rPr>
        <w:t>)</w:t>
      </w:r>
    </w:p>
    <w:p w14:paraId="1CADD23B" w14:textId="77777777" w:rsidR="006F4FE6" w:rsidRPr="006F4FE6" w:rsidRDefault="006F4FE6" w:rsidP="006F4FE6">
      <w:pPr>
        <w:pStyle w:val="ListParagraph"/>
        <w:rPr>
          <w:sz w:val="28"/>
          <w:szCs w:val="28"/>
        </w:rPr>
      </w:pPr>
    </w:p>
    <w:p w14:paraId="6F5BFD2F" w14:textId="4C62D0AD" w:rsidR="006F4FE6" w:rsidRP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Read the input image and convert to a grayscale image</w:t>
      </w:r>
    </w:p>
    <w:p w14:paraId="1269790F" w14:textId="77777777" w:rsidR="005F73D9" w:rsidRPr="005F73D9" w:rsidRDefault="005F73D9" w:rsidP="005F73D9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5F73D9">
        <w:rPr>
          <w:rFonts w:ascii="Fira Code" w:hAnsi="Fira Code" w:cs="Fira Code"/>
          <w:color w:val="ABB2BF"/>
          <w:sz w:val="21"/>
          <w:szCs w:val="21"/>
        </w:rPr>
        <w:t xml:space="preserve">img </w:t>
      </w:r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 cv2.imread(</w:t>
      </w:r>
      <w:r w:rsidRPr="005F73D9">
        <w:rPr>
          <w:rFonts w:ascii="Fira Code" w:hAnsi="Fira Code" w:cs="Fira Code"/>
          <w:color w:val="98C379"/>
          <w:sz w:val="21"/>
          <w:szCs w:val="21"/>
        </w:rPr>
        <w:t>"./lena.png"</w:t>
      </w:r>
      <w:r w:rsidRPr="005F73D9">
        <w:rPr>
          <w:rFonts w:ascii="Fira Code" w:hAnsi="Fira Code" w:cs="Fira Code"/>
          <w:color w:val="ABB2BF"/>
          <w:sz w:val="21"/>
          <w:szCs w:val="21"/>
        </w:rPr>
        <w:t>)</w:t>
      </w:r>
    </w:p>
    <w:p w14:paraId="7355E2AD" w14:textId="77777777" w:rsidR="005F73D9" w:rsidRPr="005F73D9" w:rsidRDefault="005F73D9" w:rsidP="005F73D9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5F73D9">
        <w:rPr>
          <w:rFonts w:ascii="Fira Code" w:hAnsi="Fira Code" w:cs="Fira Code"/>
          <w:color w:val="ABB2BF"/>
          <w:sz w:val="21"/>
          <w:szCs w:val="21"/>
        </w:rPr>
        <w:t>lena_gray</w:t>
      </w:r>
      <w:proofErr w:type="spellEnd"/>
      <w:r w:rsidRPr="005F73D9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5F73D9">
        <w:rPr>
          <w:rFonts w:ascii="Fira Code" w:hAnsi="Fira Code" w:cs="Fira Code"/>
          <w:color w:val="C678DD"/>
          <w:sz w:val="21"/>
          <w:szCs w:val="21"/>
        </w:rPr>
        <w:t>=</w:t>
      </w:r>
      <w:r w:rsidRPr="005F73D9">
        <w:rPr>
          <w:rFonts w:ascii="Fira Code" w:hAnsi="Fira Code" w:cs="Fira Code"/>
          <w:color w:val="ABB2BF"/>
          <w:sz w:val="21"/>
          <w:szCs w:val="21"/>
        </w:rPr>
        <w:t xml:space="preserve"> cv2.cvtColor(img, cv2.COLOR_BGR2GRAY)</w:t>
      </w:r>
    </w:p>
    <w:p w14:paraId="2E4A318F" w14:textId="77777777" w:rsidR="006F4FE6" w:rsidRPr="006F4FE6" w:rsidRDefault="006F4FE6" w:rsidP="006F4FE6">
      <w:pPr>
        <w:pStyle w:val="ListParagraph"/>
        <w:rPr>
          <w:sz w:val="28"/>
          <w:szCs w:val="28"/>
        </w:rPr>
      </w:pPr>
    </w:p>
    <w:p w14:paraId="71A470BD" w14:textId="4690AC0B" w:rsidR="006F4FE6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Compute magnitude of image gradient for each pixel</w:t>
      </w:r>
    </w:p>
    <w:p w14:paraId="544126E1" w14:textId="77777777" w:rsidR="0058711E" w:rsidRPr="0058711E" w:rsidRDefault="0058711E" w:rsidP="0058711E">
      <w:pPr>
        <w:pStyle w:val="ListParagraph"/>
        <w:numPr>
          <w:ilvl w:val="0"/>
          <w:numId w:val="4"/>
        </w:numPr>
        <w:shd w:val="clear" w:color="auto" w:fill="282C34"/>
        <w:spacing w:line="315" w:lineRule="atLeast"/>
        <w:rPr>
          <w:rFonts w:ascii="Fira Code" w:hAnsi="Fira Code" w:cs="Fira Code"/>
          <w:color w:val="ABB2BF"/>
          <w:sz w:val="21"/>
          <w:szCs w:val="21"/>
        </w:rPr>
      </w:pPr>
      <w:r w:rsidRPr="0058711E">
        <w:rPr>
          <w:rFonts w:ascii="Fira Code" w:hAnsi="Fira Code" w:cs="Fira Code"/>
          <w:color w:val="ABB2BF"/>
          <w:sz w:val="21"/>
          <w:szCs w:val="21"/>
        </w:rPr>
        <w:t xml:space="preserve">magnitude </w:t>
      </w:r>
      <w:r w:rsidRPr="0058711E">
        <w:rPr>
          <w:rFonts w:ascii="Fira Code" w:hAnsi="Fira Code" w:cs="Fira Code"/>
          <w:color w:val="C678DD"/>
          <w:sz w:val="21"/>
          <w:szCs w:val="21"/>
        </w:rPr>
        <w:t>=</w:t>
      </w:r>
      <w:r w:rsidRPr="0058711E">
        <w:rPr>
          <w:rFonts w:ascii="Fira Code" w:hAnsi="Fira Code" w:cs="Fira Code"/>
          <w:color w:val="ABB2BF"/>
          <w:sz w:val="21"/>
          <w:szCs w:val="21"/>
        </w:rPr>
        <w:t xml:space="preserve"> cv2.magnitude(</w:t>
      </w:r>
      <w:proofErr w:type="spellStart"/>
      <w:r w:rsidRPr="0058711E">
        <w:rPr>
          <w:rFonts w:ascii="Fira Code" w:hAnsi="Fira Code" w:cs="Fira Code"/>
          <w:color w:val="ABB2BF"/>
          <w:sz w:val="21"/>
          <w:szCs w:val="21"/>
        </w:rPr>
        <w:t>gx</w:t>
      </w:r>
      <w:proofErr w:type="spellEnd"/>
      <w:r w:rsidRPr="0058711E">
        <w:rPr>
          <w:rFonts w:ascii="Fira Code" w:hAnsi="Fira Code" w:cs="Fira Code"/>
          <w:color w:val="ABB2BF"/>
          <w:sz w:val="21"/>
          <w:szCs w:val="21"/>
        </w:rPr>
        <w:t xml:space="preserve">, </w:t>
      </w:r>
      <w:proofErr w:type="spellStart"/>
      <w:r w:rsidRPr="0058711E">
        <w:rPr>
          <w:rFonts w:ascii="Fira Code" w:hAnsi="Fira Code" w:cs="Fira Code"/>
          <w:color w:val="ABB2BF"/>
          <w:sz w:val="21"/>
          <w:szCs w:val="21"/>
        </w:rPr>
        <w:t>gy</w:t>
      </w:r>
      <w:proofErr w:type="spellEnd"/>
      <w:r w:rsidRPr="0058711E">
        <w:rPr>
          <w:rFonts w:ascii="Fira Code" w:hAnsi="Fira Code" w:cs="Fira Code"/>
          <w:color w:val="ABB2BF"/>
          <w:sz w:val="21"/>
          <w:szCs w:val="21"/>
        </w:rPr>
        <w:t>)</w:t>
      </w:r>
    </w:p>
    <w:p w14:paraId="627D61D3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</w:p>
    <w:p w14:paraId="7F1EBE8E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r w:rsidRPr="0058711E">
        <w:rPr>
          <w:rFonts w:ascii="Fira Code" w:hAnsi="Fira Code" w:cs="Fira Code"/>
          <w:color w:val="ABB2BF"/>
          <w:sz w:val="21"/>
          <w:szCs w:val="21"/>
        </w:rPr>
        <w:t>magnitude_norm</w:t>
      </w:r>
      <w:proofErr w:type="spellEnd"/>
      <w:r w:rsidRPr="0058711E">
        <w:rPr>
          <w:rFonts w:ascii="Fira Code" w:hAnsi="Fira Code" w:cs="Fira Code"/>
          <w:color w:val="ABB2BF"/>
          <w:sz w:val="21"/>
          <w:szCs w:val="21"/>
        </w:rPr>
        <w:t xml:space="preserve"> </w:t>
      </w:r>
      <w:r w:rsidRPr="0058711E">
        <w:rPr>
          <w:rFonts w:ascii="Fira Code" w:hAnsi="Fira Code" w:cs="Fira Code"/>
          <w:color w:val="C678DD"/>
          <w:sz w:val="21"/>
          <w:szCs w:val="21"/>
        </w:rPr>
        <w:t>=</w:t>
      </w:r>
      <w:r w:rsidRPr="0058711E">
        <w:rPr>
          <w:rFonts w:ascii="Fira Code" w:hAnsi="Fira Code" w:cs="Fira Code"/>
          <w:color w:val="ABB2BF"/>
          <w:sz w:val="21"/>
          <w:szCs w:val="21"/>
        </w:rPr>
        <w:t xml:space="preserve"> cv2.normalize(magnitude, </w:t>
      </w:r>
      <w:r w:rsidRPr="0058711E">
        <w:rPr>
          <w:rFonts w:ascii="Fira Code" w:hAnsi="Fira Code" w:cs="Fira Code"/>
          <w:color w:val="D19A66"/>
          <w:sz w:val="21"/>
          <w:szCs w:val="21"/>
        </w:rPr>
        <w:t>None</w:t>
      </w:r>
      <w:r w:rsidRPr="0058711E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58711E">
        <w:rPr>
          <w:rFonts w:ascii="Fira Code" w:hAnsi="Fira Code" w:cs="Fira Code"/>
          <w:color w:val="D19A66"/>
          <w:sz w:val="21"/>
          <w:szCs w:val="21"/>
        </w:rPr>
        <w:t>0</w:t>
      </w:r>
      <w:r w:rsidRPr="0058711E">
        <w:rPr>
          <w:rFonts w:ascii="Fira Code" w:hAnsi="Fira Code" w:cs="Fira Code"/>
          <w:color w:val="ABB2BF"/>
          <w:sz w:val="21"/>
          <w:szCs w:val="21"/>
        </w:rPr>
        <w:t xml:space="preserve">, </w:t>
      </w:r>
      <w:r w:rsidRPr="0058711E">
        <w:rPr>
          <w:rFonts w:ascii="Fira Code" w:hAnsi="Fira Code" w:cs="Fira Code"/>
          <w:color w:val="D19A66"/>
          <w:sz w:val="21"/>
          <w:szCs w:val="21"/>
        </w:rPr>
        <w:t>255</w:t>
      </w:r>
      <w:r w:rsidRPr="0058711E">
        <w:rPr>
          <w:rFonts w:ascii="Fira Code" w:hAnsi="Fira Code" w:cs="Fira Code"/>
          <w:color w:val="ABB2BF"/>
          <w:sz w:val="21"/>
          <w:szCs w:val="21"/>
        </w:rPr>
        <w:t>, cv2.NORM_MINMAX)</w:t>
      </w:r>
    </w:p>
    <w:p w14:paraId="598144CC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r w:rsidRPr="0058711E">
        <w:rPr>
          <w:rFonts w:ascii="Fira Code" w:hAnsi="Fira Code" w:cs="Fira Code"/>
          <w:color w:val="ABB2BF"/>
          <w:sz w:val="21"/>
          <w:szCs w:val="21"/>
        </w:rPr>
        <w:lastRenderedPageBreak/>
        <w:t xml:space="preserve">magnitude_uint8 </w:t>
      </w:r>
      <w:r w:rsidRPr="0058711E">
        <w:rPr>
          <w:rFonts w:ascii="Fira Code" w:hAnsi="Fira Code" w:cs="Fira Code"/>
          <w:color w:val="C678DD"/>
          <w:sz w:val="21"/>
          <w:szCs w:val="21"/>
        </w:rPr>
        <w:t>=</w:t>
      </w:r>
      <w:r w:rsidRPr="0058711E">
        <w:rPr>
          <w:rFonts w:ascii="Fira Code" w:hAnsi="Fira Code" w:cs="Fira Code"/>
          <w:color w:val="ABB2BF"/>
          <w:sz w:val="21"/>
          <w:szCs w:val="21"/>
        </w:rPr>
        <w:t xml:space="preserve"> </w:t>
      </w:r>
      <w:proofErr w:type="spellStart"/>
      <w:r w:rsidRPr="0058711E">
        <w:rPr>
          <w:rFonts w:ascii="Fira Code" w:hAnsi="Fira Code" w:cs="Fira Code"/>
          <w:color w:val="ABB2BF"/>
          <w:sz w:val="21"/>
          <w:szCs w:val="21"/>
        </w:rPr>
        <w:t>magnitude_</w:t>
      </w:r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norm.astype</w:t>
      </w:r>
      <w:proofErr w:type="spellEnd"/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>(</w:t>
      </w:r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np.uint</w:t>
      </w:r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>8)</w:t>
      </w:r>
    </w:p>
    <w:p w14:paraId="57E302CE" w14:textId="77777777" w:rsidR="006F4FE6" w:rsidRPr="006F4FE6" w:rsidRDefault="006F4FE6" w:rsidP="006F4FE6">
      <w:pPr>
        <w:rPr>
          <w:sz w:val="28"/>
          <w:szCs w:val="28"/>
        </w:rPr>
      </w:pPr>
    </w:p>
    <w:p w14:paraId="0DAEC328" w14:textId="219E3590" w:rsidR="00E8113F" w:rsidRDefault="006F4FE6" w:rsidP="006F4FE6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6F4FE6">
        <w:rPr>
          <w:sz w:val="28"/>
          <w:szCs w:val="28"/>
        </w:rPr>
        <w:t>Thresholding on magnitude to determine image edges, try various thresholds.</w:t>
      </w:r>
    </w:p>
    <w:p w14:paraId="0B232638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plt.imshow</w:t>
      </w:r>
      <w:proofErr w:type="spellEnd"/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 xml:space="preserve">(magnitude_uint8, </w:t>
      </w:r>
      <w:proofErr w:type="spellStart"/>
      <w:r w:rsidRPr="0058711E">
        <w:rPr>
          <w:rFonts w:ascii="Fira Code" w:hAnsi="Fira Code" w:cs="Fira Code"/>
          <w:color w:val="D19A66"/>
          <w:sz w:val="21"/>
          <w:szCs w:val="21"/>
        </w:rPr>
        <w:t>cmap</w:t>
      </w:r>
      <w:proofErr w:type="spellEnd"/>
      <w:r w:rsidRPr="0058711E">
        <w:rPr>
          <w:rFonts w:ascii="Fira Code" w:hAnsi="Fira Code" w:cs="Fira Code"/>
          <w:color w:val="C678DD"/>
          <w:sz w:val="21"/>
          <w:szCs w:val="21"/>
        </w:rPr>
        <w:t>=</w:t>
      </w:r>
      <w:r w:rsidRPr="0058711E">
        <w:rPr>
          <w:rFonts w:ascii="Fira Code" w:hAnsi="Fira Code" w:cs="Fira Code"/>
          <w:color w:val="98C379"/>
          <w:sz w:val="21"/>
          <w:szCs w:val="21"/>
        </w:rPr>
        <w:t>"gray"</w:t>
      </w:r>
      <w:r w:rsidRPr="0058711E">
        <w:rPr>
          <w:rFonts w:ascii="Fira Code" w:hAnsi="Fira Code" w:cs="Fira Code"/>
          <w:color w:val="ABB2BF"/>
          <w:sz w:val="21"/>
          <w:szCs w:val="21"/>
        </w:rPr>
        <w:t>)</w:t>
      </w:r>
    </w:p>
    <w:p w14:paraId="5E7DE644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plt.title</w:t>
      </w:r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>(</w:t>
      </w:r>
      <w:r w:rsidRPr="0058711E">
        <w:rPr>
          <w:rFonts w:ascii="Fira Code" w:hAnsi="Fira Code" w:cs="Fira Code"/>
          <w:color w:val="98C379"/>
          <w:sz w:val="21"/>
          <w:szCs w:val="21"/>
        </w:rPr>
        <w:t>"Gradient magnitude of lena.png"</w:t>
      </w:r>
      <w:r w:rsidRPr="0058711E">
        <w:rPr>
          <w:rFonts w:ascii="Fira Code" w:hAnsi="Fira Code" w:cs="Fira Code"/>
          <w:color w:val="ABB2BF"/>
          <w:sz w:val="21"/>
          <w:szCs w:val="21"/>
        </w:rPr>
        <w:t>)</w:t>
      </w:r>
    </w:p>
    <w:p w14:paraId="1EF7BA30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plt.xlabel</w:t>
      </w:r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>(</w:t>
      </w:r>
      <w:r w:rsidRPr="0058711E">
        <w:rPr>
          <w:rFonts w:ascii="Fira Code" w:hAnsi="Fira Code" w:cs="Fira Code"/>
          <w:color w:val="98C379"/>
          <w:sz w:val="21"/>
          <w:szCs w:val="21"/>
        </w:rPr>
        <w:t>"Column (pixels)"</w:t>
      </w:r>
      <w:r w:rsidRPr="0058711E">
        <w:rPr>
          <w:rFonts w:ascii="Fira Code" w:hAnsi="Fira Code" w:cs="Fira Code"/>
          <w:color w:val="ABB2BF"/>
          <w:sz w:val="21"/>
          <w:szCs w:val="21"/>
        </w:rPr>
        <w:t>)</w:t>
      </w:r>
    </w:p>
    <w:p w14:paraId="20AE841A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plt.ylabel</w:t>
      </w:r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>(</w:t>
      </w:r>
      <w:r w:rsidRPr="0058711E">
        <w:rPr>
          <w:rFonts w:ascii="Fira Code" w:hAnsi="Fira Code" w:cs="Fira Code"/>
          <w:color w:val="98C379"/>
          <w:sz w:val="21"/>
          <w:szCs w:val="21"/>
        </w:rPr>
        <w:t>"Row (pixels)"</w:t>
      </w:r>
      <w:r w:rsidRPr="0058711E">
        <w:rPr>
          <w:rFonts w:ascii="Fira Code" w:hAnsi="Fira Code" w:cs="Fira Code"/>
          <w:color w:val="ABB2BF"/>
          <w:sz w:val="21"/>
          <w:szCs w:val="21"/>
        </w:rPr>
        <w:t>)</w:t>
      </w:r>
    </w:p>
    <w:p w14:paraId="620EA9EB" w14:textId="77777777" w:rsidR="0058711E" w:rsidRPr="0058711E" w:rsidRDefault="0058711E" w:rsidP="0058711E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plt.colorbar</w:t>
      </w:r>
      <w:proofErr w:type="spellEnd"/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>(</w:t>
      </w:r>
      <w:r w:rsidRPr="0058711E">
        <w:rPr>
          <w:rFonts w:ascii="Fira Code" w:hAnsi="Fira Code" w:cs="Fira Code"/>
          <w:color w:val="D19A66"/>
          <w:sz w:val="21"/>
          <w:szCs w:val="21"/>
        </w:rPr>
        <w:t>label</w:t>
      </w:r>
      <w:r w:rsidRPr="0058711E">
        <w:rPr>
          <w:rFonts w:ascii="Fira Code" w:hAnsi="Fira Code" w:cs="Fira Code"/>
          <w:color w:val="C678DD"/>
          <w:sz w:val="21"/>
          <w:szCs w:val="21"/>
        </w:rPr>
        <w:t>=</w:t>
      </w:r>
      <w:r w:rsidRPr="0058711E">
        <w:rPr>
          <w:rFonts w:ascii="Fira Code" w:hAnsi="Fira Code" w:cs="Fira Code"/>
          <w:color w:val="98C379"/>
          <w:sz w:val="21"/>
          <w:szCs w:val="21"/>
        </w:rPr>
        <w:t>"Gradient magnitude"</w:t>
      </w:r>
      <w:r w:rsidRPr="0058711E">
        <w:rPr>
          <w:rFonts w:ascii="Fira Code" w:hAnsi="Fira Code" w:cs="Fira Code"/>
          <w:color w:val="ABB2BF"/>
          <w:sz w:val="21"/>
          <w:szCs w:val="21"/>
        </w:rPr>
        <w:t>)</w:t>
      </w:r>
    </w:p>
    <w:p w14:paraId="05D181DC" w14:textId="24235F95" w:rsidR="0058711E" w:rsidRDefault="0058711E" w:rsidP="007B17A1">
      <w:pPr>
        <w:shd w:val="clear" w:color="auto" w:fill="282C34"/>
        <w:spacing w:line="315" w:lineRule="atLeast"/>
        <w:ind w:left="360"/>
        <w:rPr>
          <w:rFonts w:ascii="Fira Code" w:hAnsi="Fira Code" w:cs="Fira Code"/>
          <w:color w:val="ABB2BF"/>
          <w:sz w:val="21"/>
          <w:szCs w:val="21"/>
        </w:rPr>
      </w:pPr>
      <w:proofErr w:type="spellStart"/>
      <w:proofErr w:type="gramStart"/>
      <w:r w:rsidRPr="0058711E">
        <w:rPr>
          <w:rFonts w:ascii="Fira Code" w:hAnsi="Fira Code" w:cs="Fira Code"/>
          <w:color w:val="ABB2BF"/>
          <w:sz w:val="21"/>
          <w:szCs w:val="21"/>
        </w:rPr>
        <w:t>plt.show</w:t>
      </w:r>
      <w:proofErr w:type="spellEnd"/>
      <w:proofErr w:type="gramEnd"/>
      <w:r w:rsidRPr="0058711E">
        <w:rPr>
          <w:rFonts w:ascii="Fira Code" w:hAnsi="Fira Code" w:cs="Fira Code"/>
          <w:color w:val="ABB2BF"/>
          <w:sz w:val="21"/>
          <w:szCs w:val="21"/>
        </w:rPr>
        <w:t>()</w:t>
      </w:r>
    </w:p>
    <w:p w14:paraId="2C359A2F" w14:textId="77777777" w:rsidR="0058711E" w:rsidRDefault="0058711E" w:rsidP="007B17A1">
      <w:pPr>
        <w:rPr>
          <w:rFonts w:ascii="Fira Code" w:hAnsi="Fira Code" w:cs="Fira Code"/>
          <w:color w:val="ABB2BF"/>
          <w:sz w:val="21"/>
          <w:szCs w:val="21"/>
        </w:rPr>
      </w:pPr>
    </w:p>
    <w:p w14:paraId="57FEC3D8" w14:textId="465C4A9C" w:rsidR="002E5533" w:rsidRPr="00D35A7B" w:rsidRDefault="007B17A1" w:rsidP="00D35A7B">
      <w:pPr>
        <w:jc w:val="center"/>
        <w:rPr>
          <w:sz w:val="28"/>
          <w:szCs w:val="28"/>
        </w:rPr>
      </w:pPr>
      <w:r w:rsidRPr="007B17A1">
        <w:rPr>
          <w:sz w:val="28"/>
          <w:szCs w:val="28"/>
        </w:rPr>
        <w:drawing>
          <wp:inline distT="0" distB="0" distL="0" distR="0" wp14:anchorId="16709805" wp14:editId="0DD51CDC">
            <wp:extent cx="3454400" cy="2882900"/>
            <wp:effectExtent l="0" t="0" r="0" b="0"/>
            <wp:docPr id="1447282160" name="Picture 1" descr="A black and white image of a person wearing a 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82160" name="Picture 1" descr="A black and white image of a person wearing a ha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533" w:rsidRPr="002E5533">
        <w:rPr>
          <w:noProof/>
        </w:rPr>
        <w:t xml:space="preserve"> </w:t>
      </w:r>
    </w:p>
    <w:sectPr w:rsidR="002E5533" w:rsidRPr="00D35A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9263E6" w14:textId="77777777" w:rsidR="00247F97" w:rsidRDefault="00247F97" w:rsidP="002E5533">
      <w:r>
        <w:separator/>
      </w:r>
    </w:p>
  </w:endnote>
  <w:endnote w:type="continuationSeparator" w:id="0">
    <w:p w14:paraId="70D22DF3" w14:textId="77777777" w:rsidR="00247F97" w:rsidRDefault="00247F97" w:rsidP="002E5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pitch w:val="default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C90309" w14:textId="77777777" w:rsidR="00247F97" w:rsidRDefault="00247F97" w:rsidP="002E5533">
      <w:r>
        <w:separator/>
      </w:r>
    </w:p>
  </w:footnote>
  <w:footnote w:type="continuationSeparator" w:id="0">
    <w:p w14:paraId="33F3A99D" w14:textId="77777777" w:rsidR="00247F97" w:rsidRDefault="00247F97" w:rsidP="002E55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045CC5"/>
    <w:multiLevelType w:val="hybridMultilevel"/>
    <w:tmpl w:val="394ECA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A7B43"/>
    <w:multiLevelType w:val="hybridMultilevel"/>
    <w:tmpl w:val="EA2EAF2C"/>
    <w:lvl w:ilvl="0" w:tplc="01AA1F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0778A"/>
    <w:multiLevelType w:val="hybridMultilevel"/>
    <w:tmpl w:val="22B842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DA77C30"/>
    <w:multiLevelType w:val="hybridMultilevel"/>
    <w:tmpl w:val="669AB5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5290380">
    <w:abstractNumId w:val="2"/>
  </w:num>
  <w:num w:numId="2" w16cid:durableId="720638509">
    <w:abstractNumId w:val="1"/>
  </w:num>
  <w:num w:numId="3" w16cid:durableId="309679435">
    <w:abstractNumId w:val="3"/>
  </w:num>
  <w:num w:numId="4" w16cid:durableId="116446812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Gavin Abrigo">
    <w15:presenceInfo w15:providerId="AD" w15:userId="S::gabrigo@ucmerced.edu::00829ced-94e4-47f2-83e1-5d6175b8272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13F"/>
    <w:rsid w:val="00060834"/>
    <w:rsid w:val="00113762"/>
    <w:rsid w:val="00115715"/>
    <w:rsid w:val="00123F87"/>
    <w:rsid w:val="0015730F"/>
    <w:rsid w:val="002102A4"/>
    <w:rsid w:val="00210A6F"/>
    <w:rsid w:val="0022683B"/>
    <w:rsid w:val="00247F97"/>
    <w:rsid w:val="00287400"/>
    <w:rsid w:val="002E5533"/>
    <w:rsid w:val="00346A96"/>
    <w:rsid w:val="00365765"/>
    <w:rsid w:val="00391B2E"/>
    <w:rsid w:val="0039468D"/>
    <w:rsid w:val="003D34E6"/>
    <w:rsid w:val="003F6676"/>
    <w:rsid w:val="00430F38"/>
    <w:rsid w:val="004C626D"/>
    <w:rsid w:val="004E404A"/>
    <w:rsid w:val="005067AC"/>
    <w:rsid w:val="0058711E"/>
    <w:rsid w:val="005F73D9"/>
    <w:rsid w:val="006F4FE6"/>
    <w:rsid w:val="0072262D"/>
    <w:rsid w:val="00752325"/>
    <w:rsid w:val="007B17A1"/>
    <w:rsid w:val="008B0B30"/>
    <w:rsid w:val="008E4DA9"/>
    <w:rsid w:val="00920634"/>
    <w:rsid w:val="00A05472"/>
    <w:rsid w:val="00A7089D"/>
    <w:rsid w:val="00AB7F20"/>
    <w:rsid w:val="00C64CA4"/>
    <w:rsid w:val="00C75212"/>
    <w:rsid w:val="00D34766"/>
    <w:rsid w:val="00D35A7B"/>
    <w:rsid w:val="00E6581A"/>
    <w:rsid w:val="00E8113F"/>
    <w:rsid w:val="00EC086D"/>
    <w:rsid w:val="00F12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D48859"/>
  <w15:chartTrackingRefBased/>
  <w15:docId w15:val="{EFC38518-3FBA-1645-8031-B719688E3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711E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113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zh-C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113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zh-C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113F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zh-C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113F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zh-C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113F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zh-C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113F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zh-C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113F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zh-C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113F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zh-C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113F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zh-C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1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1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1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1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1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1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1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1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113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zh-C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81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113F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zh-C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81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113F"/>
    <w:pPr>
      <w:spacing w:before="160" w:after="160" w:line="278" w:lineRule="auto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"/>
      <w:lang w:eastAsia="zh-C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81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113F"/>
    <w:pPr>
      <w:spacing w:after="160" w:line="278" w:lineRule="auto"/>
      <w:ind w:left="720"/>
      <w:contextualSpacing/>
    </w:pPr>
    <w:rPr>
      <w:rFonts w:asciiTheme="minorHAnsi" w:eastAsiaTheme="minorEastAsia" w:hAnsiTheme="minorHAnsi" w:cstheme="minorBidi"/>
      <w:kern w:val="2"/>
      <w:lang w:eastAsia="zh-C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81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1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0F4761" w:themeColor="accent1" w:themeShade="BF"/>
      <w:kern w:val="2"/>
      <w:lang w:eastAsia="zh-C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1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113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E5533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2"/>
      <w:lang w:eastAsia="zh-CN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2E5533"/>
  </w:style>
  <w:style w:type="paragraph" w:styleId="Footer">
    <w:name w:val="footer"/>
    <w:basedOn w:val="Normal"/>
    <w:link w:val="FooterChar"/>
    <w:uiPriority w:val="99"/>
    <w:unhideWhenUsed/>
    <w:rsid w:val="002E5533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kern w:val="2"/>
      <w:lang w:eastAsia="zh-CN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2E5533"/>
  </w:style>
  <w:style w:type="paragraph" w:styleId="Revision">
    <w:name w:val="Revision"/>
    <w:hidden/>
    <w:uiPriority w:val="99"/>
    <w:semiHidden/>
    <w:rsid w:val="002102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Tiancheng Shen</dc:creator>
  <cp:keywords/>
  <dc:description/>
  <cp:lastModifiedBy>Gavin Abrigo</cp:lastModifiedBy>
  <cp:revision>2</cp:revision>
  <cp:lastPrinted>2025-09-30T16:09:00Z</cp:lastPrinted>
  <dcterms:created xsi:type="dcterms:W3CDTF">2025-09-30T16:12:00Z</dcterms:created>
  <dcterms:modified xsi:type="dcterms:W3CDTF">2025-09-30T16:12:00Z</dcterms:modified>
</cp:coreProperties>
</file>